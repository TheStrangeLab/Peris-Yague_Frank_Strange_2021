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Pr="003C5E8A" w:rsidRDefault="006137B1" w:rsidP="00CD0E59">
      <w:pPr>
        <w:pStyle w:val="Heading1"/>
        <w:rPr>
          <w:rFonts w:ascii="Arial" w:hAnsi="Arial" w:cs="Arial"/>
          <w:b/>
          <w:bCs/>
          <w:color w:val="auto"/>
          <w:lang w:val="es-E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52ABACB" w14:textId="77777777" w:rsidR="004C0CB6" w:rsidRDefault="004C0CB6" w:rsidP="006137B1">
      <w:pPr>
        <w:pStyle w:val="Heading1"/>
        <w:jc w:val="center"/>
        <w:rPr>
          <w:rFonts w:ascii="Arial" w:hAnsi="Arial" w:cs="Arial"/>
          <w:b/>
          <w:bCs/>
          <w:color w:val="auto"/>
          <w:lang w:val="en-US"/>
        </w:rPr>
      </w:pPr>
    </w:p>
    <w:p w14:paraId="5087919A" w14:textId="77777777" w:rsidR="004C0CB6" w:rsidRDefault="004C0CB6" w:rsidP="006137B1">
      <w:pPr>
        <w:pStyle w:val="Heading1"/>
        <w:jc w:val="center"/>
        <w:rPr>
          <w:rFonts w:ascii="Arial" w:hAnsi="Arial" w:cs="Arial"/>
          <w:b/>
          <w:bCs/>
          <w:color w:val="auto"/>
          <w:lang w:val="en-US"/>
        </w:rPr>
      </w:pPr>
    </w:p>
    <w:p w14:paraId="4C373EF1" w14:textId="77777777" w:rsidR="004C0CB6" w:rsidRDefault="004C0CB6" w:rsidP="006137B1">
      <w:pPr>
        <w:pStyle w:val="Heading1"/>
        <w:jc w:val="center"/>
        <w:rPr>
          <w:rFonts w:ascii="Arial" w:hAnsi="Arial" w:cs="Arial"/>
          <w:b/>
          <w:bCs/>
          <w:color w:val="auto"/>
          <w:lang w:val="en-US"/>
        </w:rPr>
      </w:pPr>
    </w:p>
    <w:p w14:paraId="0F3BF32F" w14:textId="7BE99CF4" w:rsidR="006137B1" w:rsidRDefault="001469B3" w:rsidP="006137B1">
      <w:pPr>
        <w:pStyle w:val="Heading1"/>
        <w:jc w:val="center"/>
        <w:rPr>
          <w:rFonts w:ascii="Arial" w:hAnsi="Arial" w:cs="Arial"/>
          <w:b/>
          <w:bCs/>
          <w:color w:val="auto"/>
          <w:lang w:val="en-US"/>
        </w:rPr>
      </w:pPr>
      <w:r>
        <w:rPr>
          <w:rFonts w:ascii="Arial" w:hAnsi="Arial" w:cs="Arial"/>
          <w:b/>
          <w:bCs/>
          <w:color w:val="auto"/>
          <w:lang w:val="en-US"/>
        </w:rPr>
        <w:t>Emotional salience enhances</w:t>
      </w:r>
      <w:r w:rsidR="006137B1">
        <w:rPr>
          <w:rFonts w:ascii="Arial" w:hAnsi="Arial" w:cs="Arial"/>
          <w:b/>
          <w:bCs/>
          <w:color w:val="auto"/>
          <w:lang w:val="en-US"/>
        </w:rPr>
        <w:t xml:space="preserve"> </w:t>
      </w:r>
      <w:r w:rsidR="00902B66">
        <w:rPr>
          <w:rFonts w:ascii="Arial" w:hAnsi="Arial" w:cs="Arial"/>
          <w:b/>
          <w:bCs/>
          <w:color w:val="auto"/>
          <w:lang w:val="en-US"/>
        </w:rPr>
        <w:t>the forward flow of memory</w:t>
      </w:r>
    </w:p>
    <w:p w14:paraId="11E011CA" w14:textId="77777777" w:rsidR="006137B1" w:rsidRPr="006137B1" w:rsidRDefault="006137B1" w:rsidP="006137B1">
      <w:pPr>
        <w:rPr>
          <w:lang w:val="en-US"/>
        </w:rPr>
      </w:pPr>
    </w:p>
    <w:p w14:paraId="28F383A9" w14:textId="09CD09E0" w:rsidR="006137B1" w:rsidRPr="00597B14" w:rsidRDefault="006137B1" w:rsidP="006137B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Pr="00597B14">
        <w:rPr>
          <w:rFonts w:ascii="Arial" w:hAnsi="Arial" w:cs="Arial"/>
          <w:vertAlign w:val="superscript"/>
          <w:lang w:val="en-US"/>
        </w:rPr>
        <w:t>1</w:t>
      </w:r>
    </w:p>
    <w:p w14:paraId="6281D3A7" w14:textId="29A19C57" w:rsidR="006137B1" w:rsidRPr="00597B14" w:rsidRDefault="006137B1" w:rsidP="006137B1">
      <w:pPr>
        <w:rPr>
          <w:rFonts w:ascii="Arial" w:hAnsi="Arial" w:cs="Arial"/>
          <w:vertAlign w:val="superscript"/>
          <w:lang w:val="en-US"/>
        </w:rPr>
      </w:pPr>
    </w:p>
    <w:p w14:paraId="37F773F2" w14:textId="78857C12" w:rsidR="006137B1" w:rsidRPr="00597B14" w:rsidRDefault="006137B1" w:rsidP="006137B1">
      <w:pPr>
        <w:rPr>
          <w:rFonts w:ascii="Arial" w:hAnsi="Arial" w:cs="Arial"/>
          <w:lang w:val="es-ES"/>
        </w:rPr>
      </w:pPr>
      <w:r w:rsidRPr="00597B14">
        <w:rPr>
          <w:rFonts w:ascii="Arial" w:hAnsi="Arial" w:cs="Arial"/>
          <w:vertAlign w:val="superscript"/>
          <w:lang w:val="es-ES"/>
        </w:rPr>
        <w:t xml:space="preserve">1 </w:t>
      </w:r>
      <w:proofErr w:type="spellStart"/>
      <w:r w:rsidRPr="00597B14">
        <w:rPr>
          <w:rFonts w:ascii="Arial" w:hAnsi="Arial" w:cs="Arial"/>
          <w:lang w:val="es-ES"/>
        </w:rPr>
        <w:t>Laboratory</w:t>
      </w:r>
      <w:proofErr w:type="spellEnd"/>
      <w:r w:rsidRPr="00597B14">
        <w:rPr>
          <w:rFonts w:ascii="Arial" w:hAnsi="Arial" w:cs="Arial"/>
          <w:lang w:val="es-ES"/>
        </w:rPr>
        <w:t xml:space="preserve"> </w:t>
      </w:r>
      <w:proofErr w:type="spellStart"/>
      <w:r w:rsidRPr="00597B14">
        <w:rPr>
          <w:rFonts w:ascii="Arial" w:hAnsi="Arial" w:cs="Arial"/>
          <w:lang w:val="es-ES"/>
        </w:rPr>
        <w:t>for</w:t>
      </w:r>
      <w:proofErr w:type="spellEnd"/>
      <w:r w:rsidRPr="00597B14">
        <w:rPr>
          <w:rFonts w:ascii="Arial" w:hAnsi="Arial" w:cs="Arial"/>
          <w:lang w:val="es-ES"/>
        </w:rPr>
        <w:t xml:space="preserve"> </w:t>
      </w:r>
      <w:proofErr w:type="spellStart"/>
      <w:r w:rsidRPr="00597B14">
        <w:rPr>
          <w:rFonts w:ascii="Arial" w:hAnsi="Arial" w:cs="Arial"/>
          <w:lang w:val="es-ES"/>
        </w:rPr>
        <w:t>Clinical</w:t>
      </w:r>
      <w:proofErr w:type="spellEnd"/>
      <w:r w:rsidRPr="00597B14">
        <w:rPr>
          <w:rFonts w:ascii="Arial" w:hAnsi="Arial" w:cs="Arial"/>
          <w:lang w:val="es-ES"/>
        </w:rPr>
        <w:t xml:space="preserve"> </w:t>
      </w:r>
      <w:proofErr w:type="spellStart"/>
      <w:r w:rsidRPr="00597B14">
        <w:rPr>
          <w:rFonts w:ascii="Arial" w:hAnsi="Arial" w:cs="Arial"/>
          <w:lang w:val="es-ES"/>
        </w:rPr>
        <w:t>Neuroscience</w:t>
      </w:r>
      <w:proofErr w:type="spellEnd"/>
      <w:r w:rsidRPr="00597B14">
        <w:rPr>
          <w:rFonts w:ascii="Arial" w:hAnsi="Arial" w:cs="Arial"/>
          <w:lang w:val="es-ES"/>
        </w:rPr>
        <w:t xml:space="preserve">, Centro de Tecnología Biomédica, Universidad Politécnica de Madrid, Madrid, </w:t>
      </w:r>
      <w:proofErr w:type="spellStart"/>
      <w:r w:rsidRPr="00597B14">
        <w:rPr>
          <w:rFonts w:ascii="Arial" w:hAnsi="Arial" w:cs="Arial"/>
          <w:lang w:val="es-ES"/>
        </w:rPr>
        <w:t>Spain</w:t>
      </w:r>
      <w:proofErr w:type="spellEnd"/>
    </w:p>
    <w:p w14:paraId="33F5A45E" w14:textId="71AF7E4A" w:rsidR="00BE5197" w:rsidRDefault="00BE5197" w:rsidP="006137B1">
      <w:pPr>
        <w:rPr>
          <w:lang w:val="es-ES"/>
        </w:rPr>
      </w:pPr>
    </w:p>
    <w:p w14:paraId="748CDC68" w14:textId="5AF087FA" w:rsidR="00BE5197" w:rsidRDefault="00BE5197" w:rsidP="006137B1">
      <w:pPr>
        <w:rPr>
          <w:lang w:val="es-ES"/>
        </w:rPr>
      </w:pPr>
    </w:p>
    <w:p w14:paraId="61CE6FC9" w14:textId="77777777" w:rsidR="00BE5197" w:rsidRPr="00902B66" w:rsidRDefault="00BE5197" w:rsidP="006137B1">
      <w:pPr>
        <w:rPr>
          <w:lang w:val="es-ES"/>
        </w:rPr>
      </w:pPr>
    </w:p>
    <w:p w14:paraId="625F3D87" w14:textId="77777777" w:rsidR="00BE5197" w:rsidRPr="00902B66" w:rsidRDefault="00BE5197" w:rsidP="006137B1">
      <w:pPr>
        <w:rPr>
          <w:lang w:val="es-ES"/>
        </w:rPr>
      </w:pPr>
    </w:p>
    <w:p w14:paraId="7039EA6A" w14:textId="77777777" w:rsidR="00BE5197" w:rsidRPr="00902B66" w:rsidRDefault="00BE5197" w:rsidP="006137B1">
      <w:pPr>
        <w:rPr>
          <w:lang w:val="es-ES"/>
        </w:rPr>
      </w:pPr>
    </w:p>
    <w:p w14:paraId="33CEA778" w14:textId="77777777" w:rsidR="00BE5197" w:rsidRPr="00902B66" w:rsidRDefault="00BE5197" w:rsidP="006137B1">
      <w:pPr>
        <w:rPr>
          <w:lang w:val="es-ES"/>
        </w:rPr>
      </w:pPr>
    </w:p>
    <w:p w14:paraId="5DB7D3CF" w14:textId="77777777" w:rsidR="00BE5197" w:rsidRPr="00902B66" w:rsidRDefault="00BE5197" w:rsidP="006137B1">
      <w:pPr>
        <w:rPr>
          <w:lang w:val="es-ES"/>
        </w:rPr>
      </w:pPr>
    </w:p>
    <w:p w14:paraId="389563E3" w14:textId="77777777" w:rsidR="00BE5197" w:rsidRPr="00902B66" w:rsidRDefault="00BE5197" w:rsidP="006137B1">
      <w:pPr>
        <w:rPr>
          <w:lang w:val="es-ES"/>
        </w:rPr>
      </w:pPr>
    </w:p>
    <w:p w14:paraId="05B6D487" w14:textId="77777777" w:rsidR="00BE5197" w:rsidRPr="00902B66" w:rsidRDefault="00BE5197" w:rsidP="006137B1">
      <w:pPr>
        <w:rPr>
          <w:lang w:val="es-ES"/>
        </w:rPr>
      </w:pPr>
    </w:p>
    <w:p w14:paraId="7C3C6CD4" w14:textId="77777777" w:rsidR="00BE5197" w:rsidRPr="00902B66" w:rsidRDefault="00BE5197" w:rsidP="006137B1">
      <w:pPr>
        <w:rPr>
          <w:lang w:val="es-ES"/>
        </w:rPr>
      </w:pPr>
    </w:p>
    <w:p w14:paraId="5CC8FBCF" w14:textId="77777777" w:rsidR="00BE5197" w:rsidRPr="00902B66" w:rsidRDefault="00BE5197" w:rsidP="006137B1">
      <w:pPr>
        <w:rPr>
          <w:lang w:val="es-ES"/>
        </w:rPr>
      </w:pPr>
    </w:p>
    <w:p w14:paraId="01FFD016" w14:textId="77777777" w:rsidR="00BE5197" w:rsidRPr="00902B66" w:rsidRDefault="00BE5197" w:rsidP="006137B1">
      <w:pPr>
        <w:rPr>
          <w:lang w:val="es-ES"/>
        </w:rPr>
      </w:pPr>
    </w:p>
    <w:p w14:paraId="6EE21860" w14:textId="77777777" w:rsidR="00BE5197" w:rsidRPr="00902B66" w:rsidRDefault="00BE5197" w:rsidP="006137B1">
      <w:pPr>
        <w:rPr>
          <w:lang w:val="es-ES"/>
        </w:rPr>
      </w:pPr>
    </w:p>
    <w:p w14:paraId="68255DAF" w14:textId="77777777" w:rsidR="00BE5197" w:rsidRPr="00902B66" w:rsidRDefault="00BE5197" w:rsidP="006137B1">
      <w:pPr>
        <w:rPr>
          <w:lang w:val="es-ES"/>
        </w:rPr>
      </w:pPr>
    </w:p>
    <w:p w14:paraId="047E5068" w14:textId="7E767897" w:rsidR="00BE5197" w:rsidRDefault="00BE5197" w:rsidP="006137B1">
      <w:pPr>
        <w:rPr>
          <w:lang w:val="es-ES"/>
        </w:rPr>
      </w:pPr>
    </w:p>
    <w:p w14:paraId="21FD3F47" w14:textId="0B715B8A" w:rsidR="004C0CB6" w:rsidRDefault="004C0CB6" w:rsidP="006137B1">
      <w:pPr>
        <w:rPr>
          <w:lang w:val="es-ES"/>
        </w:rPr>
      </w:pPr>
    </w:p>
    <w:p w14:paraId="16D18152" w14:textId="77777777" w:rsidR="004C0CB6" w:rsidRPr="00902B66" w:rsidRDefault="004C0CB6" w:rsidP="006137B1">
      <w:pPr>
        <w:rPr>
          <w:lang w:val="es-ES"/>
        </w:rPr>
      </w:pPr>
    </w:p>
    <w:p w14:paraId="1EC39269" w14:textId="77777777" w:rsidR="00BE5197" w:rsidRPr="00902B66" w:rsidRDefault="00BE5197" w:rsidP="006137B1">
      <w:pPr>
        <w:rPr>
          <w:lang w:val="es-ES"/>
        </w:rPr>
      </w:pPr>
    </w:p>
    <w:p w14:paraId="27CE7D77" w14:textId="77777777" w:rsidR="00BE5197" w:rsidRPr="00902B66" w:rsidRDefault="00BE5197" w:rsidP="006137B1">
      <w:pPr>
        <w:rPr>
          <w:lang w:val="es-ES"/>
        </w:rPr>
      </w:pPr>
    </w:p>
    <w:p w14:paraId="792B011F" w14:textId="77777777" w:rsidR="00BE5197" w:rsidRPr="00902B66" w:rsidRDefault="00BE5197" w:rsidP="006137B1">
      <w:pPr>
        <w:rPr>
          <w:lang w:val="es-ES"/>
        </w:rPr>
      </w:pPr>
    </w:p>
    <w:p w14:paraId="2F500BC0" w14:textId="71DC2DAB" w:rsidR="00BE5197" w:rsidRPr="00AF212A" w:rsidRDefault="00BE5197" w:rsidP="006137B1">
      <w:pPr>
        <w:rPr>
          <w:rFonts w:ascii="Arial" w:hAnsi="Arial" w:cs="Arial"/>
          <w:lang w:val="es-ES"/>
        </w:rPr>
      </w:pPr>
    </w:p>
    <w:p w14:paraId="65E60EA8" w14:textId="77777777" w:rsidR="00902B66" w:rsidRPr="00AF212A" w:rsidRDefault="00902B66" w:rsidP="006137B1">
      <w:pPr>
        <w:rPr>
          <w:lang w:val="es-ES"/>
        </w:rPr>
      </w:pPr>
    </w:p>
    <w:p w14:paraId="2230ABDF" w14:textId="1B129402" w:rsidR="006137B1" w:rsidRPr="00BE5197" w:rsidRDefault="006137B1" w:rsidP="00CD0E59">
      <w:pPr>
        <w:pStyle w:val="Heading1"/>
        <w:rPr>
          <w:rFonts w:ascii="Arial" w:hAnsi="Arial" w:cs="Arial"/>
          <w:b/>
          <w:bCs/>
          <w:color w:val="auto"/>
          <w:lang w:val="en-US"/>
        </w:rPr>
      </w:pPr>
      <w:commentRangeStart w:id="0"/>
      <w:r w:rsidRPr="00BE5197">
        <w:rPr>
          <w:rFonts w:ascii="Arial" w:hAnsi="Arial" w:cs="Arial"/>
          <w:b/>
          <w:bCs/>
          <w:color w:val="auto"/>
          <w:lang w:val="en-US"/>
        </w:rPr>
        <w:lastRenderedPageBreak/>
        <w:t>ABSTRACT</w:t>
      </w:r>
      <w:commentRangeEnd w:id="0"/>
      <w:r w:rsidR="00AA171B">
        <w:rPr>
          <w:rStyle w:val="CommentReference"/>
          <w:rFonts w:asciiTheme="minorHAnsi" w:eastAsiaTheme="minorHAnsi" w:hAnsiTheme="minorHAnsi" w:cstheme="minorBidi"/>
          <w:color w:val="auto"/>
        </w:rPr>
        <w:commentReference w:id="0"/>
      </w:r>
      <w:del w:id="1" w:author="Peris Yague, Alba" w:date="2021-05-05T16:54:00Z">
        <w:r w:rsidR="003408B1" w:rsidDel="00AA171B">
          <w:rPr>
            <w:rFonts w:ascii="Arial" w:hAnsi="Arial" w:cs="Arial"/>
            <w:b/>
            <w:bCs/>
            <w:color w:val="auto"/>
            <w:lang w:val="en-US"/>
          </w:rPr>
          <w:delText>- 150 WORDS</w:delText>
        </w:r>
      </w:del>
    </w:p>
    <w:p w14:paraId="5AE0EF6E" w14:textId="5622FD96" w:rsidR="006137B1" w:rsidRDefault="006137B1" w:rsidP="009319D2">
      <w:pPr>
        <w:rPr>
          <w:lang w:val="en-US"/>
        </w:rPr>
      </w:pPr>
    </w:p>
    <w:p w14:paraId="2C4F471A" w14:textId="721A9D14" w:rsidR="006137B1" w:rsidRDefault="00702563" w:rsidP="005D2624">
      <w:pPr>
        <w:spacing w:line="480" w:lineRule="auto"/>
        <w:ind w:firstLine="720"/>
        <w:jc w:val="both"/>
        <w:rPr>
          <w:rFonts w:ascii="Arial" w:hAnsi="Arial" w:cs="Arial"/>
          <w:lang w:val="en-US"/>
        </w:rPr>
      </w:pPr>
      <w:ins w:id="2" w:author="Peris Yague, Alba" w:date="2021-05-05T16:09:00Z">
        <w:r>
          <w:rPr>
            <w:rFonts w:ascii="Arial" w:hAnsi="Arial" w:cs="Arial"/>
            <w:lang w:val="en-US"/>
          </w:rPr>
          <w:t>M</w:t>
        </w:r>
      </w:ins>
      <w:del w:id="3" w:author="Peris Yague, Alba" w:date="2021-05-05T15:59:00Z">
        <w:r w:rsidR="009319D2" w:rsidRPr="009319D2" w:rsidDel="003408B1">
          <w:rPr>
            <w:rFonts w:ascii="Arial" w:hAnsi="Arial" w:cs="Arial"/>
            <w:lang w:val="en-US"/>
          </w:rPr>
          <w:delText>Memory enhancement for emotional and perceptual oddballs</w:delText>
        </w:r>
        <w:r w:rsidR="00F14100" w:rsidDel="003408B1">
          <w:rPr>
            <w:rFonts w:ascii="Arial" w:hAnsi="Arial" w:cs="Arial"/>
            <w:lang w:val="en-US"/>
          </w:rPr>
          <w:delText xml:space="preserve"> in free-recall paradigms has been widely reported. This </w:delText>
        </w:r>
      </w:del>
      <w:del w:id="4" w:author="Peris Yague, Alba" w:date="2021-05-05T16:09:00Z">
        <w:r w:rsidR="00F14100" w:rsidDel="00702563">
          <w:rPr>
            <w:rFonts w:ascii="Arial" w:hAnsi="Arial" w:cs="Arial"/>
            <w:lang w:val="en-US"/>
          </w:rPr>
          <w:delText>m</w:delText>
        </w:r>
      </w:del>
      <w:r w:rsidR="00F14100">
        <w:rPr>
          <w:rFonts w:ascii="Arial" w:hAnsi="Arial" w:cs="Arial"/>
          <w:lang w:val="en-US"/>
        </w:rPr>
        <w:t xml:space="preserve">nemonic enhancement for oddballs has been </w:t>
      </w:r>
      <w:r w:rsidR="00C24819">
        <w:rPr>
          <w:rFonts w:ascii="Arial" w:hAnsi="Arial" w:cs="Arial"/>
          <w:lang w:val="en-US"/>
        </w:rPr>
        <w:t>described</w:t>
      </w:r>
      <w:r w:rsidR="00F14100">
        <w:rPr>
          <w:rFonts w:ascii="Arial" w:hAnsi="Arial" w:cs="Arial"/>
          <w:lang w:val="en-US"/>
        </w:rPr>
        <w:t xml:space="preserve"> alongside </w:t>
      </w:r>
      <w:del w:id="5" w:author="Peris Yague, Alba" w:date="2021-05-05T16:48:00Z">
        <w:r w:rsidR="00F14100" w:rsidDel="00B1641F">
          <w:rPr>
            <w:rFonts w:ascii="Arial" w:hAnsi="Arial" w:cs="Arial"/>
            <w:lang w:val="en-US"/>
          </w:rPr>
          <w:delText xml:space="preserve">with </w:delText>
        </w:r>
      </w:del>
      <w:r w:rsidR="00F14100">
        <w:rPr>
          <w:rFonts w:ascii="Arial" w:hAnsi="Arial" w:cs="Arial"/>
          <w:lang w:val="en-US"/>
        </w:rPr>
        <w:t>retrograde and anterograde amnesia</w:t>
      </w:r>
      <w:ins w:id="6" w:author="Peris Yague, Alba" w:date="2021-05-05T16:58:00Z">
        <w:r w:rsidR="00AA171B">
          <w:rPr>
            <w:rFonts w:ascii="Arial" w:hAnsi="Arial" w:cs="Arial"/>
            <w:lang w:val="en-US"/>
          </w:rPr>
          <w:t>c effects</w:t>
        </w:r>
      </w:ins>
      <w:del w:id="7" w:author="Peris Yague, Alba" w:date="2021-05-05T16:58:00Z">
        <w:r w:rsidR="00F14100" w:rsidDel="00AA171B">
          <w:rPr>
            <w:rFonts w:ascii="Arial" w:hAnsi="Arial" w:cs="Arial"/>
            <w:lang w:val="en-US"/>
          </w:rPr>
          <w:delText xml:space="preserve"> for </w:delText>
        </w:r>
      </w:del>
      <w:del w:id="8" w:author="Peris Yague, Alba" w:date="2021-05-05T16:05:00Z">
        <w:r w:rsidR="00F14100" w:rsidDel="003408B1">
          <w:rPr>
            <w:rFonts w:ascii="Arial" w:hAnsi="Arial" w:cs="Arial"/>
            <w:lang w:val="en-US"/>
          </w:rPr>
          <w:delText>the words preceding and following the oddballs</w:delText>
        </w:r>
      </w:del>
      <w:del w:id="9" w:author="Peris Yague, Alba" w:date="2021-05-05T16:48:00Z">
        <w:r w:rsidR="009C73F5" w:rsidDel="00B1641F">
          <w:rPr>
            <w:rFonts w:ascii="Arial" w:hAnsi="Arial" w:cs="Arial"/>
            <w:lang w:val="en-US"/>
          </w:rPr>
          <w:delText>, however</w:delText>
        </w:r>
        <w:r w:rsidR="00217485" w:rsidDel="00B1641F">
          <w:rPr>
            <w:rFonts w:ascii="Arial" w:hAnsi="Arial" w:cs="Arial"/>
            <w:lang w:val="en-US"/>
          </w:rPr>
          <w:delText>,</w:delText>
        </w:r>
        <w:r w:rsidR="009C73F5" w:rsidDel="00B1641F">
          <w:rPr>
            <w:rFonts w:ascii="Arial" w:hAnsi="Arial" w:cs="Arial"/>
            <w:lang w:val="en-US"/>
          </w:rPr>
          <w:delText xml:space="preserve"> the precise mechanisms </w:delText>
        </w:r>
      </w:del>
      <w:del w:id="10" w:author="Peris Yague, Alba" w:date="2021-05-05T16:10:00Z">
        <w:r w:rsidR="009C73F5" w:rsidDel="00702563">
          <w:rPr>
            <w:rFonts w:ascii="Arial" w:hAnsi="Arial" w:cs="Arial"/>
            <w:lang w:val="en-US"/>
          </w:rPr>
          <w:delText xml:space="preserve">driving these </w:delText>
        </w:r>
      </w:del>
      <w:del w:id="11" w:author="Peris Yague, Alba" w:date="2021-05-05T16:05:00Z">
        <w:r w:rsidR="009C73F5" w:rsidDel="003408B1">
          <w:rPr>
            <w:rFonts w:ascii="Arial" w:hAnsi="Arial" w:cs="Arial"/>
            <w:lang w:val="en-US"/>
          </w:rPr>
          <w:delText xml:space="preserve">recall </w:delText>
        </w:r>
      </w:del>
      <w:del w:id="12" w:author="Peris Yague, Alba" w:date="2021-05-05T16:10:00Z">
        <w:r w:rsidR="009C73F5" w:rsidDel="00702563">
          <w:rPr>
            <w:rFonts w:ascii="Arial" w:hAnsi="Arial" w:cs="Arial"/>
            <w:lang w:val="en-US"/>
          </w:rPr>
          <w:delText xml:space="preserve">patterns </w:delText>
        </w:r>
      </w:del>
      <w:del w:id="13" w:author="Peris Yague, Alba" w:date="2021-05-05T16:48:00Z">
        <w:r w:rsidR="009C73F5" w:rsidDel="00B1641F">
          <w:rPr>
            <w:rFonts w:ascii="Arial" w:hAnsi="Arial" w:cs="Arial"/>
            <w:lang w:val="en-US"/>
          </w:rPr>
          <w:delText>remain unknown</w:delText>
        </w:r>
      </w:del>
      <w:r w:rsidR="009C73F5">
        <w:rPr>
          <w:rFonts w:ascii="Arial" w:hAnsi="Arial" w:cs="Arial"/>
          <w:lang w:val="en-US"/>
        </w:rPr>
        <w:t xml:space="preserve">. </w:t>
      </w:r>
      <w:r w:rsidR="005459A8">
        <w:rPr>
          <w:rFonts w:ascii="Arial" w:hAnsi="Arial" w:cs="Arial"/>
          <w:lang w:val="en-US"/>
        </w:rPr>
        <w:t xml:space="preserve">Conditional response probability (CRP) curves provide </w:t>
      </w:r>
      <w:r w:rsidR="00586AB9">
        <w:rPr>
          <w:rFonts w:ascii="Arial" w:hAnsi="Arial" w:cs="Arial"/>
          <w:lang w:val="en-US"/>
        </w:rPr>
        <w:t>a quantitative approach to evaluate free recall</w:t>
      </w:r>
      <w:r w:rsidR="009D0DA6">
        <w:rPr>
          <w:rFonts w:ascii="Arial" w:hAnsi="Arial" w:cs="Arial"/>
          <w:lang w:val="en-US"/>
        </w:rPr>
        <w:t xml:space="preserve"> </w:t>
      </w:r>
      <w:del w:id="14" w:author="Peris Yague, Alba" w:date="2021-05-05T16:01:00Z">
        <w:r w:rsidR="009D0DA6" w:rsidDel="003408B1">
          <w:rPr>
            <w:rFonts w:ascii="Arial" w:hAnsi="Arial" w:cs="Arial"/>
            <w:lang w:val="en-US"/>
          </w:rPr>
          <w:delText>upon availability of recalling two items</w:delText>
        </w:r>
      </w:del>
      <w:ins w:id="15" w:author="Peris Yague, Alba" w:date="2021-05-05T15:59:00Z">
        <w:r w:rsidR="003408B1">
          <w:rPr>
            <w:rFonts w:ascii="Arial" w:hAnsi="Arial" w:cs="Arial"/>
            <w:lang w:val="en-US"/>
          </w:rPr>
          <w:t xml:space="preserve">and </w:t>
        </w:r>
      </w:ins>
      <w:del w:id="16" w:author="Peris Yague, Alba" w:date="2021-05-05T15:59:00Z">
        <w:r w:rsidR="009D0DA6" w:rsidDel="003408B1">
          <w:rPr>
            <w:rFonts w:ascii="Arial" w:hAnsi="Arial" w:cs="Arial"/>
            <w:lang w:val="en-US"/>
          </w:rPr>
          <w:delText>.</w:delText>
        </w:r>
        <w:r w:rsidR="00810493" w:rsidDel="003408B1">
          <w:rPr>
            <w:rFonts w:ascii="Arial" w:hAnsi="Arial" w:cs="Arial"/>
            <w:lang w:val="en-US"/>
          </w:rPr>
          <w:delText xml:space="preserve"> </w:delText>
        </w:r>
        <w:r w:rsidR="00217485" w:rsidDel="003408B1">
          <w:rPr>
            <w:rFonts w:ascii="Arial" w:hAnsi="Arial" w:cs="Arial"/>
            <w:lang w:val="en-US"/>
          </w:rPr>
          <w:delText xml:space="preserve">Previous studies using </w:delText>
        </w:r>
        <w:r w:rsidR="00810493" w:rsidDel="003408B1">
          <w:rPr>
            <w:rFonts w:ascii="Arial" w:hAnsi="Arial" w:cs="Arial"/>
            <w:lang w:val="en-US"/>
          </w:rPr>
          <w:delText>CRP curves consistently</w:delText>
        </w:r>
      </w:del>
      <w:del w:id="17" w:author="Peris Yague, Alba" w:date="2021-05-05T16:10:00Z">
        <w:r w:rsidR="00810493" w:rsidDel="00702563">
          <w:rPr>
            <w:rFonts w:ascii="Arial" w:hAnsi="Arial" w:cs="Arial"/>
            <w:lang w:val="en-US"/>
          </w:rPr>
          <w:delText xml:space="preserve"> </w:delText>
        </w:r>
      </w:del>
      <w:r w:rsidR="00810493">
        <w:rPr>
          <w:rFonts w:ascii="Arial" w:hAnsi="Arial" w:cs="Arial"/>
          <w:lang w:val="en-US"/>
        </w:rPr>
        <w:t xml:space="preserve">show that recall </w:t>
      </w:r>
      <w:del w:id="18" w:author="Peris Yague, Alba" w:date="2021-05-05T16:05:00Z">
        <w:r w:rsidR="00810493" w:rsidDel="003408B1">
          <w:rPr>
            <w:rFonts w:ascii="Arial" w:hAnsi="Arial" w:cs="Arial"/>
            <w:lang w:val="en-US"/>
          </w:rPr>
          <w:delText>tends to occur</w:delText>
        </w:r>
      </w:del>
      <w:ins w:id="19" w:author="Peris Yague, Alba" w:date="2021-05-05T16:05:00Z">
        <w:r w:rsidR="003408B1">
          <w:rPr>
            <w:rFonts w:ascii="Arial" w:hAnsi="Arial" w:cs="Arial"/>
            <w:lang w:val="en-US"/>
          </w:rPr>
          <w:t>occurs</w:t>
        </w:r>
      </w:ins>
      <w:r w:rsidR="00810493">
        <w:rPr>
          <w:rFonts w:ascii="Arial" w:hAnsi="Arial" w:cs="Arial"/>
          <w:lang w:val="en-US"/>
        </w:rPr>
        <w:t xml:space="preserve"> for contiguous items </w:t>
      </w:r>
      <w:del w:id="20" w:author="Peris Yague, Alba" w:date="2021-05-05T16:10:00Z">
        <w:r w:rsidR="00810493" w:rsidDel="00702563">
          <w:rPr>
            <w:rFonts w:ascii="Arial" w:hAnsi="Arial" w:cs="Arial"/>
            <w:lang w:val="en-US"/>
          </w:rPr>
          <w:delText xml:space="preserve">and </w:delText>
        </w:r>
      </w:del>
      <w:r w:rsidR="00810493">
        <w:rPr>
          <w:rFonts w:ascii="Arial" w:hAnsi="Arial" w:cs="Arial"/>
          <w:lang w:val="en-US"/>
        </w:rPr>
        <w:t xml:space="preserve">with </w:t>
      </w:r>
      <w:del w:id="21" w:author="Peris Yague, Alba" w:date="2021-05-05T16:58:00Z">
        <w:r w:rsidR="00810493" w:rsidDel="00AA171B">
          <w:rPr>
            <w:rFonts w:ascii="Arial" w:hAnsi="Arial" w:cs="Arial"/>
            <w:lang w:val="en-US"/>
          </w:rPr>
          <w:delText xml:space="preserve">a </w:delText>
        </w:r>
      </w:del>
      <w:del w:id="22" w:author="Peris Yague, Alba" w:date="2021-05-05T16:06:00Z">
        <w:r w:rsidR="00810493" w:rsidDel="003408B1">
          <w:rPr>
            <w:rFonts w:ascii="Arial" w:hAnsi="Arial" w:cs="Arial"/>
            <w:lang w:val="en-US"/>
          </w:rPr>
          <w:delText xml:space="preserve">strong </w:delText>
        </w:r>
      </w:del>
      <w:r w:rsidR="00810493">
        <w:rPr>
          <w:rFonts w:ascii="Arial" w:hAnsi="Arial" w:cs="Arial"/>
          <w:lang w:val="en-US"/>
        </w:rPr>
        <w:t>forward</w:t>
      </w:r>
      <w:ins w:id="23" w:author="Peris Yague, Alba" w:date="2021-05-05T16:55:00Z">
        <w:r w:rsidR="00AA171B">
          <w:rPr>
            <w:rFonts w:ascii="Arial" w:hAnsi="Arial" w:cs="Arial"/>
            <w:lang w:val="en-US"/>
          </w:rPr>
          <w:t>-</w:t>
        </w:r>
      </w:ins>
      <w:del w:id="24" w:author="Peris Yague, Alba" w:date="2021-05-05T16:55:00Z">
        <w:r w:rsidR="00810493" w:rsidDel="00AA171B">
          <w:rPr>
            <w:rFonts w:ascii="Arial" w:hAnsi="Arial" w:cs="Arial"/>
            <w:lang w:val="en-US"/>
          </w:rPr>
          <w:delText xml:space="preserve"> </w:delText>
        </w:r>
      </w:del>
      <w:r w:rsidR="00810493">
        <w:rPr>
          <w:rFonts w:ascii="Arial" w:hAnsi="Arial" w:cs="Arial"/>
          <w:lang w:val="en-US"/>
        </w:rPr>
        <w:t>directionality.</w:t>
      </w:r>
      <w:r w:rsidR="00D22338">
        <w:rPr>
          <w:rFonts w:ascii="Arial" w:hAnsi="Arial" w:cs="Arial"/>
          <w:lang w:val="en-US"/>
        </w:rPr>
        <w:t xml:space="preserve"> We hypothesized </w:t>
      </w:r>
      <w:ins w:id="25" w:author="Peris Yague, Alba" w:date="2021-05-05T16:10:00Z">
        <w:r>
          <w:rPr>
            <w:rFonts w:ascii="Arial" w:hAnsi="Arial" w:cs="Arial"/>
            <w:lang w:val="en-US"/>
          </w:rPr>
          <w:t xml:space="preserve">that </w:t>
        </w:r>
      </w:ins>
      <w:del w:id="26" w:author="Peris Yague, Alba" w:date="2021-05-05T16:02:00Z">
        <w:r w:rsidR="00D22338" w:rsidDel="003408B1">
          <w:rPr>
            <w:rFonts w:ascii="Arial" w:hAnsi="Arial" w:cs="Arial"/>
            <w:lang w:val="en-US"/>
          </w:rPr>
          <w:delText xml:space="preserve">that the presentation of </w:delText>
        </w:r>
      </w:del>
      <w:ins w:id="27" w:author="Peris Yague, Alba" w:date="2021-05-05T16:02:00Z">
        <w:r w:rsidR="003408B1">
          <w:rPr>
            <w:rFonts w:ascii="Arial" w:hAnsi="Arial" w:cs="Arial"/>
            <w:lang w:val="en-US"/>
          </w:rPr>
          <w:t xml:space="preserve">presenting </w:t>
        </w:r>
      </w:ins>
      <w:r w:rsidR="00D22338">
        <w:rPr>
          <w:rFonts w:ascii="Arial" w:hAnsi="Arial" w:cs="Arial"/>
          <w:lang w:val="en-US"/>
        </w:rPr>
        <w:t xml:space="preserve">emotional oddballs would increase CRP curves, </w:t>
      </w:r>
      <w:del w:id="28" w:author="Peris Yague, Alba" w:date="2021-05-05T16:49:00Z">
        <w:r w:rsidR="00D22338" w:rsidDel="00AA171B">
          <w:rPr>
            <w:rFonts w:ascii="Arial" w:hAnsi="Arial" w:cs="Arial"/>
            <w:lang w:val="en-US"/>
          </w:rPr>
          <w:delText>thereby,</w:delText>
        </w:r>
      </w:del>
      <w:r w:rsidR="00D22338">
        <w:rPr>
          <w:rFonts w:ascii="Arial" w:hAnsi="Arial" w:cs="Arial"/>
          <w:lang w:val="en-US"/>
        </w:rPr>
        <w:t xml:space="preserve"> increasing the forward-flow of memory </w:t>
      </w:r>
      <w:del w:id="29" w:author="Peris Yague, Alba" w:date="2021-05-05T16:56:00Z">
        <w:r w:rsidR="00D22338" w:rsidDel="00AA171B">
          <w:rPr>
            <w:rFonts w:ascii="Arial" w:hAnsi="Arial" w:cs="Arial"/>
            <w:lang w:val="en-US"/>
          </w:rPr>
          <w:delText xml:space="preserve">from emotional oddballs </w:delText>
        </w:r>
      </w:del>
      <w:del w:id="30" w:author="Peris Yague, Alba" w:date="2021-05-05T16:02:00Z">
        <w:r w:rsidR="00D22338" w:rsidDel="003408B1">
          <w:rPr>
            <w:rFonts w:ascii="Arial" w:hAnsi="Arial" w:cs="Arial"/>
            <w:lang w:val="en-US"/>
          </w:rPr>
          <w:delText>and that it</w:delText>
        </w:r>
      </w:del>
      <w:ins w:id="31" w:author="Peris Yague, Alba" w:date="2021-05-05T16:49:00Z">
        <w:r w:rsidR="00AA171B">
          <w:rPr>
            <w:rFonts w:ascii="Arial" w:hAnsi="Arial" w:cs="Arial"/>
            <w:lang w:val="en-US"/>
          </w:rPr>
          <w:t>and</w:t>
        </w:r>
      </w:ins>
      <w:r w:rsidR="00D22338">
        <w:rPr>
          <w:rFonts w:ascii="Arial" w:hAnsi="Arial" w:cs="Arial"/>
          <w:lang w:val="en-US"/>
        </w:rPr>
        <w:t xml:space="preserve"> </w:t>
      </w:r>
      <w:del w:id="32" w:author="Peris Yague, Alba" w:date="2021-05-05T16:06:00Z">
        <w:r w:rsidR="00D22338" w:rsidDel="003408B1">
          <w:rPr>
            <w:rFonts w:ascii="Arial" w:hAnsi="Arial" w:cs="Arial"/>
            <w:lang w:val="en-US"/>
          </w:rPr>
          <w:delText xml:space="preserve">would be related to </w:delText>
        </w:r>
      </w:del>
      <w:ins w:id="33" w:author="Peris Yague, Alba" w:date="2021-05-05T16:06:00Z">
        <w:r w:rsidR="003408B1">
          <w:rPr>
            <w:rFonts w:ascii="Arial" w:hAnsi="Arial" w:cs="Arial"/>
            <w:lang w:val="en-US"/>
          </w:rPr>
          <w:t>explain</w:t>
        </w:r>
      </w:ins>
      <w:ins w:id="34" w:author="Peris Yague, Alba" w:date="2021-05-05T16:56:00Z">
        <w:r w:rsidR="00AA171B">
          <w:rPr>
            <w:rFonts w:ascii="Arial" w:hAnsi="Arial" w:cs="Arial"/>
            <w:lang w:val="en-US"/>
          </w:rPr>
          <w:t>ing</w:t>
        </w:r>
      </w:ins>
      <w:ins w:id="35" w:author="Peris Yague, Alba" w:date="2021-05-05T16:06:00Z">
        <w:r w:rsidR="003408B1">
          <w:rPr>
            <w:rFonts w:ascii="Arial" w:hAnsi="Arial" w:cs="Arial"/>
            <w:lang w:val="en-US"/>
          </w:rPr>
          <w:t xml:space="preserve"> </w:t>
        </w:r>
      </w:ins>
      <w:r w:rsidR="00D22338">
        <w:rPr>
          <w:rFonts w:ascii="Arial" w:hAnsi="Arial" w:cs="Arial"/>
          <w:lang w:val="en-US"/>
        </w:rPr>
        <w:t>the retrograde amnesic effect.</w:t>
      </w:r>
      <w:r w:rsidR="00810493">
        <w:rPr>
          <w:rFonts w:ascii="Arial" w:hAnsi="Arial" w:cs="Arial"/>
          <w:lang w:val="en-US"/>
        </w:rPr>
        <w:t xml:space="preserve"> </w:t>
      </w:r>
      <w:r w:rsidR="0030336E">
        <w:rPr>
          <w:rFonts w:ascii="Arial" w:hAnsi="Arial" w:cs="Arial"/>
          <w:lang w:val="en-US"/>
        </w:rPr>
        <w:t xml:space="preserve">70 participants </w:t>
      </w:r>
      <w:del w:id="36" w:author="Peris Yague, Alba" w:date="2021-05-05T15:59:00Z">
        <w:r w:rsidR="0030336E" w:rsidDel="003408B1">
          <w:rPr>
            <w:rFonts w:ascii="Arial" w:hAnsi="Arial" w:cs="Arial"/>
            <w:lang w:val="en-US"/>
          </w:rPr>
          <w:delText>(35</w:delText>
        </w:r>
        <w:r w:rsidR="00EF4B98" w:rsidDel="003408B1">
          <w:rPr>
            <w:rFonts w:ascii="Arial" w:hAnsi="Arial" w:cs="Arial"/>
            <w:lang w:val="en-US"/>
          </w:rPr>
          <w:delText xml:space="preserve"> females</w:delText>
        </w:r>
        <w:r w:rsidR="0030336E" w:rsidDel="003408B1">
          <w:rPr>
            <w:rFonts w:ascii="Arial" w:hAnsi="Arial" w:cs="Arial"/>
            <w:lang w:val="en-US"/>
          </w:rPr>
          <w:delText xml:space="preserve">) </w:delText>
        </w:r>
      </w:del>
      <w:r w:rsidR="00217485">
        <w:rPr>
          <w:rFonts w:ascii="Arial" w:hAnsi="Arial" w:cs="Arial"/>
          <w:lang w:val="en-US"/>
        </w:rPr>
        <w:t>encoded</w:t>
      </w:r>
      <w:r w:rsidR="0030336E">
        <w:rPr>
          <w:rFonts w:ascii="Arial" w:hAnsi="Arial" w:cs="Arial"/>
          <w:lang w:val="en-US"/>
        </w:rPr>
        <w:t xml:space="preserve"> 40 lists </w:t>
      </w:r>
      <w:del w:id="37" w:author="Peris Yague, Alba" w:date="2021-05-05T17:02:00Z">
        <w:r w:rsidR="0030336E" w:rsidDel="006D0259">
          <w:rPr>
            <w:rFonts w:ascii="Arial" w:hAnsi="Arial" w:cs="Arial"/>
            <w:lang w:val="en-US"/>
          </w:rPr>
          <w:delText>of 1</w:delText>
        </w:r>
      </w:del>
      <w:del w:id="38" w:author="Peris Yague, Alba" w:date="2021-05-05T16:06:00Z">
        <w:r w:rsidR="0030336E" w:rsidDel="003408B1">
          <w:rPr>
            <w:rFonts w:ascii="Arial" w:hAnsi="Arial" w:cs="Arial"/>
            <w:lang w:val="en-US"/>
          </w:rPr>
          <w:delText xml:space="preserve">3 </w:delText>
        </w:r>
      </w:del>
      <w:ins w:id="39" w:author="Peris Yague, Alba" w:date="2021-05-05T16:06:00Z">
        <w:r w:rsidR="003408B1">
          <w:rPr>
            <w:rFonts w:ascii="Arial" w:hAnsi="Arial" w:cs="Arial"/>
            <w:lang w:val="en-US"/>
          </w:rPr>
          <w:t>(13 neutral</w:t>
        </w:r>
      </w:ins>
      <w:ins w:id="40" w:author="Peris Yague, Alba" w:date="2021-05-05T17:02:00Z">
        <w:r w:rsidR="006D0259">
          <w:rPr>
            <w:rFonts w:ascii="Arial" w:hAnsi="Arial" w:cs="Arial"/>
            <w:lang w:val="en-US"/>
          </w:rPr>
          <w:t xml:space="preserve"> items</w:t>
        </w:r>
      </w:ins>
      <w:ins w:id="41" w:author="Peris Yague, Alba" w:date="2021-05-05T16:06:00Z">
        <w:r w:rsidR="003408B1">
          <w:rPr>
            <w:rFonts w:ascii="Arial" w:hAnsi="Arial" w:cs="Arial"/>
            <w:lang w:val="en-US"/>
          </w:rPr>
          <w:t>, 1 oddball [emotional, perceptual]</w:t>
        </w:r>
      </w:ins>
      <w:del w:id="42" w:author="Peris Yague, Alba" w:date="2021-05-05T16:06:00Z">
        <w:r w:rsidR="0030336E" w:rsidDel="003408B1">
          <w:rPr>
            <w:rFonts w:ascii="Arial" w:hAnsi="Arial" w:cs="Arial"/>
            <w:lang w:val="en-US"/>
          </w:rPr>
          <w:delText>neutral words and 1 oddball (emotional or perceptual</w:delText>
        </w:r>
      </w:del>
      <w:del w:id="43" w:author="Peris Yague, Alba" w:date="2021-05-05T16:02:00Z">
        <w:r w:rsidR="0030336E" w:rsidDel="003408B1">
          <w:rPr>
            <w:rFonts w:ascii="Arial" w:hAnsi="Arial" w:cs="Arial"/>
            <w:lang w:val="en-US"/>
          </w:rPr>
          <w:delText>; 20 lists each</w:delText>
        </w:r>
      </w:del>
      <w:r w:rsidR="0030336E">
        <w:rPr>
          <w:rFonts w:ascii="Arial" w:hAnsi="Arial" w:cs="Arial"/>
          <w:lang w:val="en-US"/>
        </w:rPr>
        <w:t xml:space="preserve">) at varying </w:t>
      </w:r>
      <w:del w:id="44" w:author="Peris Yague, Alba" w:date="2021-05-05T16:01:00Z">
        <w:r w:rsidR="0030336E" w:rsidDel="003408B1">
          <w:rPr>
            <w:rFonts w:ascii="Arial" w:hAnsi="Arial" w:cs="Arial"/>
            <w:lang w:val="en-US"/>
          </w:rPr>
          <w:delText>stimulus onset asynchronies</w:delText>
        </w:r>
      </w:del>
      <w:ins w:id="45" w:author="Peris Yague, Alba" w:date="2021-05-05T16:01:00Z">
        <w:r w:rsidR="003408B1">
          <w:rPr>
            <w:rFonts w:ascii="Arial" w:hAnsi="Arial" w:cs="Arial"/>
            <w:lang w:val="en-US"/>
          </w:rPr>
          <w:t>SOAs</w:t>
        </w:r>
      </w:ins>
      <w:r w:rsidR="00F5659B">
        <w:rPr>
          <w:rFonts w:ascii="Arial" w:hAnsi="Arial" w:cs="Arial"/>
          <w:lang w:val="en-US"/>
        </w:rPr>
        <w:t xml:space="preserve"> </w:t>
      </w:r>
      <w:del w:id="46" w:author="Peris Yague, Alba" w:date="2021-05-05T16:08:00Z">
        <w:r w:rsidR="00F5659B" w:rsidDel="006D2683">
          <w:rPr>
            <w:rFonts w:ascii="Arial" w:hAnsi="Arial" w:cs="Arial"/>
            <w:lang w:val="en-US"/>
          </w:rPr>
          <w:delText>(</w:delText>
        </w:r>
        <w:r w:rsidR="0030336E" w:rsidDel="006D2683">
          <w:rPr>
            <w:rFonts w:ascii="Arial" w:hAnsi="Arial" w:cs="Arial"/>
            <w:lang w:val="en-US"/>
          </w:rPr>
          <w:delText>1, 2, 3, 4 or 6 seconds)</w:delText>
        </w:r>
        <w:r w:rsidR="00C55128" w:rsidDel="006D2683">
          <w:rPr>
            <w:rFonts w:ascii="Arial" w:hAnsi="Arial" w:cs="Arial"/>
            <w:lang w:val="en-US"/>
          </w:rPr>
          <w:delText xml:space="preserve"> </w:delText>
        </w:r>
      </w:del>
      <w:r w:rsidR="00C55128">
        <w:rPr>
          <w:rFonts w:ascii="Arial" w:hAnsi="Arial" w:cs="Arial"/>
          <w:lang w:val="en-US"/>
        </w:rPr>
        <w:t xml:space="preserve">followed by a distractor task </w:t>
      </w:r>
      <w:del w:id="47" w:author="Peris Yague, Alba" w:date="2021-05-05T15:59:00Z">
        <w:r w:rsidR="00C55128" w:rsidDel="003408B1">
          <w:rPr>
            <w:rFonts w:ascii="Arial" w:hAnsi="Arial" w:cs="Arial"/>
            <w:lang w:val="en-US"/>
          </w:rPr>
          <w:delText>(counting backwards)</w:delText>
        </w:r>
      </w:del>
      <w:r w:rsidR="00C55128">
        <w:rPr>
          <w:rFonts w:ascii="Arial" w:hAnsi="Arial" w:cs="Arial"/>
          <w:lang w:val="en-US"/>
        </w:rPr>
        <w:t xml:space="preserve"> before </w:t>
      </w:r>
      <w:r w:rsidR="00B01750">
        <w:rPr>
          <w:rFonts w:ascii="Arial" w:hAnsi="Arial" w:cs="Arial"/>
          <w:lang w:val="en-US"/>
        </w:rPr>
        <w:t>free</w:t>
      </w:r>
      <w:ins w:id="48" w:author="Peris Yague, Alba" w:date="2021-05-05T16:02:00Z">
        <w:r w:rsidR="003408B1">
          <w:rPr>
            <w:rFonts w:ascii="Arial" w:hAnsi="Arial" w:cs="Arial"/>
            <w:lang w:val="en-US"/>
          </w:rPr>
          <w:t>-</w:t>
        </w:r>
      </w:ins>
      <w:del w:id="49" w:author="Peris Yague, Alba" w:date="2021-05-05T16:02:00Z">
        <w:r w:rsidR="00B01750" w:rsidDel="003408B1">
          <w:rPr>
            <w:rFonts w:ascii="Arial" w:hAnsi="Arial" w:cs="Arial"/>
            <w:lang w:val="en-US"/>
          </w:rPr>
          <w:delText xml:space="preserve"> </w:delText>
        </w:r>
      </w:del>
      <w:r w:rsidR="00B01750">
        <w:rPr>
          <w:rFonts w:ascii="Arial" w:hAnsi="Arial" w:cs="Arial"/>
          <w:lang w:val="en-US"/>
        </w:rPr>
        <w:t>recalling</w:t>
      </w:r>
      <w:del w:id="50" w:author="Peris Yague, Alba" w:date="2021-05-05T17:02:00Z">
        <w:r w:rsidR="00C55128" w:rsidDel="006D0259">
          <w:rPr>
            <w:rFonts w:ascii="Arial" w:hAnsi="Arial" w:cs="Arial"/>
            <w:lang w:val="en-US"/>
          </w:rPr>
          <w:delText xml:space="preserve"> </w:delText>
        </w:r>
        <w:r w:rsidR="0082635D" w:rsidDel="006D0259">
          <w:rPr>
            <w:rFonts w:ascii="Arial" w:hAnsi="Arial" w:cs="Arial"/>
            <w:lang w:val="en-US"/>
          </w:rPr>
          <w:delText>the items</w:delText>
        </w:r>
      </w:del>
      <w:r w:rsidR="00C55128">
        <w:rPr>
          <w:rFonts w:ascii="Arial" w:hAnsi="Arial" w:cs="Arial"/>
          <w:lang w:val="en-US"/>
        </w:rPr>
        <w:t xml:space="preserve">. </w:t>
      </w:r>
      <w:del w:id="51" w:author="Peris Yague, Alba" w:date="2021-05-05T16:00:00Z">
        <w:r w:rsidR="000B79AC" w:rsidDel="003408B1">
          <w:rPr>
            <w:rFonts w:ascii="Arial" w:hAnsi="Arial" w:cs="Arial"/>
            <w:lang w:val="en-US"/>
          </w:rPr>
          <w:delText>In line with previous findings, we</w:delText>
        </w:r>
      </w:del>
      <w:ins w:id="52" w:author="Peris Yague, Alba" w:date="2021-05-05T17:02:00Z">
        <w:r w:rsidR="006D0259">
          <w:rPr>
            <w:rFonts w:ascii="Arial" w:hAnsi="Arial" w:cs="Arial"/>
            <w:lang w:val="en-US"/>
          </w:rPr>
          <w:t>E</w:t>
        </w:r>
      </w:ins>
      <w:del w:id="53" w:author="Peris Yague, Alba" w:date="2021-05-05T17:02:00Z">
        <w:r w:rsidR="000B79AC" w:rsidDel="006D0259">
          <w:rPr>
            <w:rFonts w:ascii="Arial" w:hAnsi="Arial" w:cs="Arial"/>
            <w:lang w:val="en-US"/>
          </w:rPr>
          <w:delText xml:space="preserve"> found </w:delText>
        </w:r>
        <w:r w:rsidR="00B01750" w:rsidDel="006D0259">
          <w:rPr>
            <w:rFonts w:ascii="Arial" w:hAnsi="Arial" w:cs="Arial"/>
            <w:lang w:val="en-US"/>
          </w:rPr>
          <w:delText>e</w:delText>
        </w:r>
      </w:del>
      <w:r w:rsidR="00B01750">
        <w:rPr>
          <w:rFonts w:ascii="Arial" w:hAnsi="Arial" w:cs="Arial"/>
          <w:lang w:val="en-US"/>
        </w:rPr>
        <w:t xml:space="preserve">nhanced recall </w:t>
      </w:r>
      <w:r w:rsidR="00B94605">
        <w:rPr>
          <w:rFonts w:ascii="Arial" w:hAnsi="Arial" w:cs="Arial"/>
          <w:lang w:val="en-US"/>
        </w:rPr>
        <w:t>of</w:t>
      </w:r>
      <w:r w:rsidR="00B01750">
        <w:rPr>
          <w:rFonts w:ascii="Arial" w:hAnsi="Arial" w:cs="Arial"/>
          <w:lang w:val="en-US"/>
        </w:rPr>
        <w:t xml:space="preserve"> both oddball types</w:t>
      </w:r>
      <w:ins w:id="54" w:author="Peris Yague, Alba" w:date="2021-05-05T17:02:00Z">
        <w:r w:rsidR="006D0259">
          <w:rPr>
            <w:rFonts w:ascii="Arial" w:hAnsi="Arial" w:cs="Arial"/>
            <w:lang w:val="en-US"/>
          </w:rPr>
          <w:t xml:space="preserve"> was</w:t>
        </w:r>
      </w:ins>
      <w:r w:rsidR="00B01750">
        <w:rPr>
          <w:rFonts w:ascii="Arial" w:hAnsi="Arial" w:cs="Arial"/>
          <w:lang w:val="en-US"/>
        </w:rPr>
        <w:t xml:space="preserve"> accompanied by </w:t>
      </w:r>
      <w:r w:rsidR="00597B14">
        <w:rPr>
          <w:rFonts w:ascii="Arial" w:hAnsi="Arial" w:cs="Arial"/>
          <w:lang w:val="en-US"/>
        </w:rPr>
        <w:t>a mild retrograde and anterograde amnesi</w:t>
      </w:r>
      <w:ins w:id="55" w:author="Peris Yague, Alba" w:date="2021-05-05T17:03:00Z">
        <w:r w:rsidR="006D0259">
          <w:rPr>
            <w:rFonts w:ascii="Arial" w:hAnsi="Arial" w:cs="Arial"/>
            <w:lang w:val="en-US"/>
          </w:rPr>
          <w:t>a</w:t>
        </w:r>
      </w:ins>
      <w:del w:id="56" w:author="Peris Yague, Alba" w:date="2021-05-05T17:03:00Z">
        <w:r w:rsidR="00597B14" w:rsidDel="006D0259">
          <w:rPr>
            <w:rFonts w:ascii="Arial" w:hAnsi="Arial" w:cs="Arial"/>
            <w:lang w:val="en-US"/>
          </w:rPr>
          <w:delText>c effect</w:delText>
        </w:r>
      </w:del>
      <w:r w:rsidR="00597B14">
        <w:rPr>
          <w:rFonts w:ascii="Arial" w:hAnsi="Arial" w:cs="Arial"/>
          <w:lang w:val="en-US"/>
        </w:rPr>
        <w:t xml:space="preserve">. </w:t>
      </w:r>
      <w:del w:id="57" w:author="Peris Yague, Alba" w:date="2021-05-05T16:07:00Z">
        <w:r w:rsidR="003D3FE3" w:rsidDel="003408B1">
          <w:rPr>
            <w:rFonts w:ascii="Arial" w:hAnsi="Arial" w:cs="Arial"/>
            <w:lang w:val="en-US"/>
          </w:rPr>
          <w:delText>Forward-contiguity was present in both oddball type lists</w:delText>
        </w:r>
        <w:r w:rsidR="00065CE2" w:rsidDel="003408B1">
          <w:rPr>
            <w:rFonts w:ascii="Arial" w:hAnsi="Arial" w:cs="Arial"/>
            <w:lang w:val="en-US"/>
          </w:rPr>
          <w:delText xml:space="preserve">. </w:delText>
        </w:r>
      </w:del>
      <w:del w:id="58" w:author="Peris Yague, Alba" w:date="2021-05-05T16:00:00Z">
        <w:r w:rsidR="00727BE9" w:rsidDel="003408B1">
          <w:rPr>
            <w:rFonts w:ascii="Arial" w:hAnsi="Arial" w:cs="Arial"/>
            <w:lang w:val="en-US"/>
          </w:rPr>
          <w:delText xml:space="preserve">We then investigated transitions to and from oddballs. </w:delText>
        </w:r>
      </w:del>
      <w:del w:id="59" w:author="Peris Yague, Alba" w:date="2021-05-05T16:03:00Z">
        <w:r w:rsidR="00902B66" w:rsidDel="003408B1">
          <w:rPr>
            <w:rFonts w:ascii="Arial" w:hAnsi="Arial" w:cs="Arial"/>
            <w:lang w:val="en-US"/>
          </w:rPr>
          <w:delText>In line with our predictions</w:delText>
        </w:r>
        <w:r w:rsidR="00907B04" w:rsidDel="003408B1">
          <w:rPr>
            <w:rFonts w:ascii="Arial" w:hAnsi="Arial" w:cs="Arial"/>
            <w:lang w:val="en-US"/>
          </w:rPr>
          <w:delText>, w</w:delText>
        </w:r>
      </w:del>
      <w:del w:id="60" w:author="Peris Yague, Alba" w:date="2021-05-05T16:11:00Z">
        <w:r w:rsidR="00907B04" w:rsidDel="00702563">
          <w:rPr>
            <w:rFonts w:ascii="Arial" w:hAnsi="Arial" w:cs="Arial"/>
            <w:lang w:val="en-US"/>
          </w:rPr>
          <w:delText xml:space="preserve">e found </w:delText>
        </w:r>
      </w:del>
      <w:ins w:id="61" w:author="Peris Yague, Alba" w:date="2021-05-05T16:11:00Z">
        <w:r>
          <w:rPr>
            <w:rFonts w:ascii="Arial" w:hAnsi="Arial" w:cs="Arial"/>
            <w:lang w:val="en-US"/>
          </w:rPr>
          <w:t>A</w:t>
        </w:r>
      </w:ins>
      <w:del w:id="62" w:author="Peris Yague, Alba" w:date="2021-05-05T16:11:00Z">
        <w:r w:rsidR="00727BE9" w:rsidDel="00702563">
          <w:rPr>
            <w:rFonts w:ascii="Arial" w:hAnsi="Arial" w:cs="Arial"/>
            <w:lang w:val="en-US"/>
          </w:rPr>
          <w:delText>a</w:delText>
        </w:r>
      </w:del>
      <w:r w:rsidR="00727BE9">
        <w:rPr>
          <w:rFonts w:ascii="Arial" w:hAnsi="Arial" w:cs="Arial"/>
          <w:lang w:val="en-US"/>
        </w:rPr>
        <w:t xml:space="preserve"> significant oddball x </w:t>
      </w:r>
      <w:r w:rsidR="00907B04">
        <w:rPr>
          <w:rFonts w:ascii="Arial" w:hAnsi="Arial" w:cs="Arial"/>
          <w:lang w:val="en-US"/>
        </w:rPr>
        <w:t>transition</w:t>
      </w:r>
      <w:r w:rsidR="00727BE9">
        <w:rPr>
          <w:rFonts w:ascii="Arial" w:hAnsi="Arial" w:cs="Arial"/>
          <w:lang w:val="en-US"/>
        </w:rPr>
        <w:t xml:space="preserve"> type interaction</w:t>
      </w:r>
      <w:ins w:id="63" w:author="Peris Yague, Alba" w:date="2021-05-05T16:11:00Z">
        <w:r>
          <w:rPr>
            <w:rFonts w:ascii="Arial" w:hAnsi="Arial" w:cs="Arial"/>
            <w:lang w:val="en-US"/>
          </w:rPr>
          <w:t xml:space="preserve"> </w:t>
        </w:r>
      </w:ins>
      <w:ins w:id="64" w:author="Peris Yague, Alba" w:date="2021-05-05T16:03:00Z">
        <w:r w:rsidR="003408B1">
          <w:rPr>
            <w:rFonts w:ascii="Arial" w:hAnsi="Arial" w:cs="Arial"/>
            <w:lang w:val="en-US"/>
          </w:rPr>
          <w:t xml:space="preserve">showed that </w:t>
        </w:r>
      </w:ins>
      <w:del w:id="65" w:author="Peris Yague, Alba" w:date="2021-05-05T16:03:00Z">
        <w:r w:rsidR="00902B66" w:rsidDel="003408B1">
          <w:rPr>
            <w:rFonts w:ascii="Arial" w:hAnsi="Arial" w:cs="Arial"/>
            <w:lang w:val="en-US"/>
          </w:rPr>
          <w:delText>.</w:delText>
        </w:r>
        <w:r w:rsidR="00727BE9" w:rsidDel="003408B1">
          <w:rPr>
            <w:rFonts w:ascii="Arial" w:hAnsi="Arial" w:cs="Arial"/>
            <w:lang w:val="en-US"/>
          </w:rPr>
          <w:delText xml:space="preserve"> </w:delText>
        </w:r>
      </w:del>
      <w:ins w:id="66" w:author="Peris Yague, Alba" w:date="2021-05-05T16:03:00Z">
        <w:r w:rsidR="003408B1">
          <w:rPr>
            <w:rFonts w:ascii="Arial" w:hAnsi="Arial" w:cs="Arial"/>
            <w:lang w:val="en-US"/>
          </w:rPr>
          <w:t>t</w:t>
        </w:r>
      </w:ins>
      <w:del w:id="67" w:author="Peris Yague, Alba" w:date="2021-05-05T16:03:00Z">
        <w:r w:rsidR="00902B66" w:rsidDel="003408B1">
          <w:rPr>
            <w:rFonts w:ascii="Arial" w:hAnsi="Arial" w:cs="Arial"/>
            <w:lang w:val="en-US"/>
          </w:rPr>
          <w:delText>T</w:delText>
        </w:r>
      </w:del>
      <w:r w:rsidR="00727BE9">
        <w:rPr>
          <w:rFonts w:ascii="Arial" w:hAnsi="Arial" w:cs="Arial"/>
          <w:lang w:val="en-US"/>
        </w:rPr>
        <w:t>ransitions</w:t>
      </w:r>
      <w:r w:rsidR="00907B04">
        <w:rPr>
          <w:rFonts w:ascii="Arial" w:hAnsi="Arial" w:cs="Arial"/>
          <w:lang w:val="en-US"/>
        </w:rPr>
        <w:t xml:space="preserve"> from emotional oddballs were enhanced</w:t>
      </w:r>
      <w:ins w:id="68" w:author="Peris Yague, Alba" w:date="2021-05-05T16:53:00Z">
        <w:r w:rsidR="00AA171B">
          <w:rPr>
            <w:rFonts w:ascii="Arial" w:hAnsi="Arial" w:cs="Arial"/>
            <w:lang w:val="en-US"/>
          </w:rPr>
          <w:t>, although not correlated to retrograde amnesia,</w:t>
        </w:r>
      </w:ins>
      <w:r w:rsidR="00907B04">
        <w:rPr>
          <w:rFonts w:ascii="Arial" w:hAnsi="Arial" w:cs="Arial"/>
          <w:lang w:val="en-US"/>
        </w:rPr>
        <w:t xml:space="preserve"> </w:t>
      </w:r>
      <w:del w:id="69" w:author="Peris Yague, Alba" w:date="2021-05-05T16:53:00Z">
        <w:r w:rsidR="00B94605" w:rsidDel="00AA171B">
          <w:rPr>
            <w:rFonts w:ascii="Arial" w:hAnsi="Arial" w:cs="Arial"/>
            <w:lang w:val="en-US"/>
          </w:rPr>
          <w:delText>whereas</w:delText>
        </w:r>
        <w:r w:rsidR="00907B04" w:rsidDel="00AA171B">
          <w:rPr>
            <w:rFonts w:ascii="Arial" w:hAnsi="Arial" w:cs="Arial"/>
            <w:lang w:val="en-US"/>
          </w:rPr>
          <w:delText xml:space="preserve"> </w:delText>
        </w:r>
      </w:del>
      <w:ins w:id="70" w:author="Peris Yague, Alba" w:date="2021-05-05T17:00:00Z">
        <w:r w:rsidR="00BA7EBB">
          <w:rPr>
            <w:rFonts w:ascii="Arial" w:hAnsi="Arial" w:cs="Arial"/>
            <w:lang w:val="en-US"/>
          </w:rPr>
          <w:t>and</w:t>
        </w:r>
      </w:ins>
      <w:ins w:id="71" w:author="Peris Yague, Alba" w:date="2021-05-05T16:53:00Z">
        <w:r w:rsidR="00AA171B">
          <w:rPr>
            <w:rFonts w:ascii="Arial" w:hAnsi="Arial" w:cs="Arial"/>
            <w:lang w:val="en-US"/>
          </w:rPr>
          <w:t xml:space="preserve"> </w:t>
        </w:r>
      </w:ins>
      <w:r w:rsidR="00907B04">
        <w:rPr>
          <w:rFonts w:ascii="Arial" w:hAnsi="Arial" w:cs="Arial"/>
          <w:lang w:val="en-US"/>
        </w:rPr>
        <w:t xml:space="preserve">transitions from perceptual oddballs </w:t>
      </w:r>
      <w:del w:id="72" w:author="Peris Yague, Alba" w:date="2021-05-05T16:07:00Z">
        <w:r w:rsidR="00907B04" w:rsidDel="003408B1">
          <w:rPr>
            <w:rFonts w:ascii="Arial" w:hAnsi="Arial" w:cs="Arial"/>
            <w:lang w:val="en-US"/>
          </w:rPr>
          <w:delText xml:space="preserve">showed contiguity </w:delText>
        </w:r>
      </w:del>
      <w:del w:id="73" w:author="Peris Yague, Alba" w:date="2021-05-05T16:03:00Z">
        <w:r w:rsidR="00907B04" w:rsidDel="003408B1">
          <w:rPr>
            <w:rFonts w:ascii="Arial" w:hAnsi="Arial" w:cs="Arial"/>
            <w:lang w:val="en-US"/>
          </w:rPr>
          <w:delText xml:space="preserve">in recall </w:delText>
        </w:r>
      </w:del>
      <w:del w:id="74" w:author="Peris Yague, Alba" w:date="2021-05-05T16:07:00Z">
        <w:r w:rsidR="00907B04" w:rsidDel="003408B1">
          <w:rPr>
            <w:rFonts w:ascii="Arial" w:hAnsi="Arial" w:cs="Arial"/>
            <w:lang w:val="en-US"/>
          </w:rPr>
          <w:delText xml:space="preserve">but </w:delText>
        </w:r>
        <w:r w:rsidR="00207E67" w:rsidDel="003408B1">
          <w:rPr>
            <w:rFonts w:ascii="Arial" w:hAnsi="Arial" w:cs="Arial"/>
            <w:lang w:val="en-US"/>
          </w:rPr>
          <w:delText xml:space="preserve">no </w:delText>
        </w:r>
      </w:del>
      <w:ins w:id="75" w:author="Peris Yague, Alba" w:date="2021-05-05T16:07:00Z">
        <w:r w:rsidR="003408B1">
          <w:rPr>
            <w:rFonts w:ascii="Arial" w:hAnsi="Arial" w:cs="Arial"/>
            <w:lang w:val="en-US"/>
          </w:rPr>
          <w:t xml:space="preserve">did not show </w:t>
        </w:r>
      </w:ins>
      <w:r w:rsidR="00207E67">
        <w:rPr>
          <w:rFonts w:ascii="Arial" w:hAnsi="Arial" w:cs="Arial"/>
          <w:lang w:val="en-US"/>
        </w:rPr>
        <w:t xml:space="preserve">forwards-directionality. </w:t>
      </w:r>
      <w:del w:id="76" w:author="Peris Yague, Alba" w:date="2021-05-05T16:08:00Z">
        <w:r w:rsidR="00D238C7" w:rsidDel="003408B1">
          <w:rPr>
            <w:rFonts w:ascii="Arial" w:hAnsi="Arial" w:cs="Arial"/>
            <w:lang w:val="en-US"/>
          </w:rPr>
          <w:delText>Lastly</w:delText>
        </w:r>
      </w:del>
      <w:del w:id="77" w:author="Peris Yague, Alba" w:date="2021-05-05T16:53:00Z">
        <w:r w:rsidR="00D238C7" w:rsidDel="00AA171B">
          <w:rPr>
            <w:rFonts w:ascii="Arial" w:hAnsi="Arial" w:cs="Arial"/>
            <w:lang w:val="en-US"/>
          </w:rPr>
          <w:delText xml:space="preserve">, </w:delText>
        </w:r>
      </w:del>
      <w:del w:id="78" w:author="Peris Yague, Alba" w:date="2021-05-05T16:11:00Z">
        <w:r w:rsidR="00D238C7" w:rsidDel="00702563">
          <w:rPr>
            <w:rFonts w:ascii="Arial" w:hAnsi="Arial" w:cs="Arial"/>
            <w:lang w:val="en-US"/>
          </w:rPr>
          <w:delText>we did not find</w:delText>
        </w:r>
      </w:del>
      <w:del w:id="79" w:author="Peris Yague, Alba" w:date="2021-05-05T16:53:00Z">
        <w:r w:rsidR="00D238C7" w:rsidDel="00AA171B">
          <w:rPr>
            <w:rFonts w:ascii="Arial" w:hAnsi="Arial" w:cs="Arial"/>
            <w:lang w:val="en-US"/>
          </w:rPr>
          <w:delText xml:space="preserve"> a significant correlation </w:delText>
        </w:r>
        <w:r w:rsidR="00217485" w:rsidDel="00AA171B">
          <w:rPr>
            <w:rFonts w:ascii="Arial" w:hAnsi="Arial" w:cs="Arial"/>
            <w:lang w:val="en-US"/>
          </w:rPr>
          <w:delText xml:space="preserve">between </w:delText>
        </w:r>
        <w:r w:rsidR="00D238C7" w:rsidDel="00AA171B">
          <w:rPr>
            <w:rFonts w:ascii="Arial" w:hAnsi="Arial" w:cs="Arial"/>
            <w:lang w:val="en-US"/>
          </w:rPr>
          <w:delText>this enhancement and retrograde amnesia.</w:delText>
        </w:r>
        <w:r w:rsidR="006D0A04" w:rsidDel="00AA171B">
          <w:rPr>
            <w:rFonts w:ascii="Arial" w:hAnsi="Arial" w:cs="Arial"/>
            <w:lang w:val="en-US"/>
          </w:rPr>
          <w:delText xml:space="preserve"> </w:delText>
        </w:r>
      </w:del>
      <w:ins w:id="80" w:author="Peris Yague, Alba" w:date="2021-05-05T16:09:00Z">
        <w:r w:rsidR="006D2683">
          <w:rPr>
            <w:rFonts w:ascii="Arial" w:hAnsi="Arial" w:cs="Arial"/>
            <w:lang w:val="en-US"/>
          </w:rPr>
          <w:t>This is</w:t>
        </w:r>
      </w:ins>
      <w:del w:id="81" w:author="Peris Yague, Alba" w:date="2021-05-05T16:00:00Z">
        <w:r w:rsidR="00902B66" w:rsidDel="003408B1">
          <w:rPr>
            <w:rFonts w:ascii="Arial" w:hAnsi="Arial" w:cs="Arial"/>
            <w:lang w:val="en-US"/>
          </w:rPr>
          <w:delText>Thus</w:delText>
        </w:r>
        <w:r w:rsidR="004C5919" w:rsidDel="003408B1">
          <w:rPr>
            <w:rFonts w:ascii="Arial" w:hAnsi="Arial" w:cs="Arial"/>
            <w:lang w:val="en-US"/>
          </w:rPr>
          <w:delText>,</w:delText>
        </w:r>
        <w:r w:rsidR="00811B6E" w:rsidDel="003408B1">
          <w:rPr>
            <w:rFonts w:ascii="Arial" w:hAnsi="Arial" w:cs="Arial"/>
            <w:lang w:val="en-US"/>
          </w:rPr>
          <w:delText xml:space="preserve"> t</w:delText>
        </w:r>
      </w:del>
      <w:del w:id="82" w:author="Peris Yague, Alba" w:date="2021-05-05T16:09:00Z">
        <w:r w:rsidR="00811B6E" w:rsidDel="006D2683">
          <w:rPr>
            <w:rFonts w:ascii="Arial" w:hAnsi="Arial" w:cs="Arial"/>
            <w:lang w:val="en-US"/>
          </w:rPr>
          <w:delText>he present results provide</w:delText>
        </w:r>
      </w:del>
      <w:r w:rsidR="00811B6E">
        <w:rPr>
          <w:rFonts w:ascii="Arial" w:hAnsi="Arial" w:cs="Arial"/>
          <w:lang w:val="en-US"/>
        </w:rPr>
        <w:t xml:space="preserve"> the first empirical evidence of CRP </w:t>
      </w:r>
      <w:del w:id="83" w:author="Peris Yague, Alba" w:date="2021-05-05T16:12:00Z">
        <w:r w:rsidR="00811B6E" w:rsidDel="00702563">
          <w:rPr>
            <w:rFonts w:ascii="Arial" w:hAnsi="Arial" w:cs="Arial"/>
            <w:lang w:val="en-US"/>
          </w:rPr>
          <w:delText xml:space="preserve">curve </w:delText>
        </w:r>
      </w:del>
      <w:r w:rsidR="00811B6E">
        <w:rPr>
          <w:rFonts w:ascii="Arial" w:hAnsi="Arial" w:cs="Arial"/>
          <w:lang w:val="en-US"/>
        </w:rPr>
        <w:t xml:space="preserve">modulation by </w:t>
      </w:r>
      <w:del w:id="84" w:author="Peris Yague, Alba" w:date="2021-05-05T16:54:00Z">
        <w:r w:rsidR="00811B6E" w:rsidDel="00AA171B">
          <w:rPr>
            <w:rFonts w:ascii="Arial" w:hAnsi="Arial" w:cs="Arial"/>
            <w:lang w:val="en-US"/>
          </w:rPr>
          <w:delText xml:space="preserve">different types of </w:delText>
        </w:r>
        <w:r w:rsidR="000B1AB5" w:rsidDel="00AA171B">
          <w:rPr>
            <w:rFonts w:ascii="Arial" w:hAnsi="Arial" w:cs="Arial"/>
            <w:lang w:val="en-US"/>
          </w:rPr>
          <w:delText>salience</w:delText>
        </w:r>
      </w:del>
      <w:ins w:id="85" w:author="Peris Yague, Alba" w:date="2021-05-05T16:54:00Z">
        <w:r w:rsidR="00AA171B">
          <w:rPr>
            <w:rFonts w:ascii="Arial" w:hAnsi="Arial" w:cs="Arial"/>
            <w:lang w:val="en-US"/>
          </w:rPr>
          <w:t>salience</w:t>
        </w:r>
      </w:ins>
      <w:r w:rsidR="000B1AB5">
        <w:rPr>
          <w:rFonts w:ascii="Arial" w:hAnsi="Arial" w:cs="Arial"/>
          <w:lang w:val="en-US"/>
        </w:rPr>
        <w:t xml:space="preserve"> </w:t>
      </w:r>
      <w:del w:id="86" w:author="Peris Yague, Alba" w:date="2021-05-05T16:57:00Z">
        <w:r w:rsidR="000B1AB5" w:rsidDel="00AA171B">
          <w:rPr>
            <w:rFonts w:ascii="Arial" w:hAnsi="Arial" w:cs="Arial"/>
            <w:lang w:val="en-US"/>
          </w:rPr>
          <w:delText>and</w:delText>
        </w:r>
        <w:r w:rsidR="00801DFD" w:rsidDel="00AA171B">
          <w:rPr>
            <w:rFonts w:ascii="Arial" w:hAnsi="Arial" w:cs="Arial"/>
            <w:lang w:val="en-US"/>
          </w:rPr>
          <w:delText xml:space="preserve"> suggest that</w:delText>
        </w:r>
      </w:del>
      <w:ins w:id="87" w:author="Peris Yague, Alba" w:date="2021-05-05T16:57:00Z">
        <w:r w:rsidR="00AA171B">
          <w:rPr>
            <w:rFonts w:ascii="Arial" w:hAnsi="Arial" w:cs="Arial"/>
            <w:lang w:val="en-US"/>
          </w:rPr>
          <w:t>which suggests</w:t>
        </w:r>
      </w:ins>
      <w:r w:rsidR="00801DFD">
        <w:rPr>
          <w:rFonts w:ascii="Arial" w:hAnsi="Arial" w:cs="Arial"/>
          <w:lang w:val="en-US"/>
        </w:rPr>
        <w:t xml:space="preserve"> recall patterns </w:t>
      </w:r>
      <w:del w:id="88" w:author="Peris Yague, Alba" w:date="2021-05-05T16:04:00Z">
        <w:r w:rsidR="00801DFD" w:rsidDel="003408B1">
          <w:rPr>
            <w:rFonts w:ascii="Arial" w:hAnsi="Arial" w:cs="Arial"/>
            <w:lang w:val="en-US"/>
          </w:rPr>
          <w:delText>upon the presentation</w:delText>
        </w:r>
      </w:del>
      <w:ins w:id="89" w:author="Peris Yague, Alba" w:date="2021-05-05T16:04:00Z">
        <w:r w:rsidR="003408B1">
          <w:rPr>
            <w:rFonts w:ascii="Arial" w:hAnsi="Arial" w:cs="Arial"/>
            <w:lang w:val="en-US"/>
          </w:rPr>
          <w:t>after presenting</w:t>
        </w:r>
      </w:ins>
      <w:r w:rsidR="00801DFD">
        <w:rPr>
          <w:rFonts w:ascii="Arial" w:hAnsi="Arial" w:cs="Arial"/>
          <w:lang w:val="en-US"/>
        </w:rPr>
        <w:t xml:space="preserve"> </w:t>
      </w:r>
      <w:del w:id="90" w:author="Peris Yague, Alba" w:date="2021-05-05T16:04:00Z">
        <w:r w:rsidR="00801DFD" w:rsidDel="003408B1">
          <w:rPr>
            <w:rFonts w:ascii="Arial" w:hAnsi="Arial" w:cs="Arial"/>
            <w:lang w:val="en-US"/>
          </w:rPr>
          <w:delText xml:space="preserve">of </w:delText>
        </w:r>
      </w:del>
      <w:r w:rsidR="00801DFD">
        <w:rPr>
          <w:rFonts w:ascii="Arial" w:hAnsi="Arial" w:cs="Arial"/>
          <w:lang w:val="en-US"/>
        </w:rPr>
        <w:t xml:space="preserve">emotional and perceptual oddballs are </w:t>
      </w:r>
      <w:r w:rsidR="00902B66">
        <w:rPr>
          <w:rFonts w:ascii="Arial" w:hAnsi="Arial" w:cs="Arial"/>
          <w:lang w:val="en-US"/>
        </w:rPr>
        <w:t>mediated</w:t>
      </w:r>
      <w:r w:rsidR="00801DFD">
        <w:rPr>
          <w:rFonts w:ascii="Arial" w:hAnsi="Arial" w:cs="Arial"/>
          <w:lang w:val="en-US"/>
        </w:rPr>
        <w:t xml:space="preserve"> by different mechanisms. </w:t>
      </w:r>
    </w:p>
    <w:p w14:paraId="02229300" w14:textId="24875856" w:rsidR="003408B1" w:rsidRPr="00BE5197" w:rsidRDefault="003408B1" w:rsidP="003408B1">
      <w:pPr>
        <w:pStyle w:val="Heading1"/>
        <w:rPr>
          <w:rFonts w:ascii="Arial" w:hAnsi="Arial" w:cs="Arial"/>
          <w:b/>
          <w:bCs/>
          <w:color w:val="auto"/>
          <w:lang w:val="en-US"/>
        </w:rPr>
      </w:pPr>
      <w:commentRangeStart w:id="91"/>
      <w:r>
        <w:rPr>
          <w:rFonts w:ascii="Arial" w:hAnsi="Arial" w:cs="Arial"/>
          <w:b/>
          <w:bCs/>
          <w:color w:val="auto"/>
          <w:lang w:val="en-US"/>
        </w:rPr>
        <w:t xml:space="preserve">STATEMENT </w:t>
      </w:r>
      <w:commentRangeEnd w:id="91"/>
      <w:r w:rsidR="00AA171B">
        <w:rPr>
          <w:rStyle w:val="CommentReference"/>
          <w:rFonts w:asciiTheme="minorHAnsi" w:eastAsiaTheme="minorHAnsi" w:hAnsiTheme="minorHAnsi" w:cstheme="minorBidi"/>
          <w:color w:val="auto"/>
        </w:rPr>
        <w:commentReference w:id="91"/>
      </w:r>
      <w:r>
        <w:rPr>
          <w:rFonts w:ascii="Arial" w:hAnsi="Arial" w:cs="Arial"/>
          <w:b/>
          <w:bCs/>
          <w:color w:val="auto"/>
          <w:lang w:val="en-US"/>
        </w:rPr>
        <w:t>OF RELEVANCE</w:t>
      </w:r>
      <w:del w:id="92" w:author="Peris Yague, Alba" w:date="2021-05-05T16:55:00Z">
        <w:r w:rsidDel="00AA171B">
          <w:rPr>
            <w:rFonts w:ascii="Arial" w:hAnsi="Arial" w:cs="Arial"/>
            <w:b/>
            <w:bCs/>
            <w:color w:val="auto"/>
            <w:lang w:val="en-US"/>
          </w:rPr>
          <w:delText>- 150 WORDS</w:delText>
        </w:r>
      </w:del>
    </w:p>
    <w:p w14:paraId="26D31D0E" w14:textId="56668655" w:rsidR="003408B1" w:rsidRDefault="003408B1" w:rsidP="005D2624">
      <w:pPr>
        <w:spacing w:line="480" w:lineRule="auto"/>
        <w:ind w:firstLine="720"/>
        <w:jc w:val="both"/>
        <w:rPr>
          <w:ins w:id="93" w:author="Peris Yague, Alba" w:date="2021-05-05T16:41:00Z"/>
          <w:rFonts w:ascii="Arial" w:hAnsi="Arial" w:cs="Arial"/>
          <w:lang w:val="en-US"/>
        </w:rPr>
      </w:pPr>
    </w:p>
    <w:p w14:paraId="41981358" w14:textId="0240A266" w:rsidR="00B1641F" w:rsidRDefault="00B1641F" w:rsidP="00B1641F">
      <w:pPr>
        <w:spacing w:line="480" w:lineRule="auto"/>
        <w:ind w:firstLine="360"/>
        <w:jc w:val="both"/>
        <w:rPr>
          <w:moveTo w:id="94" w:author="Peris Yague, Alba" w:date="2021-05-05T16:41:00Z"/>
          <w:rFonts w:ascii="Arial" w:hAnsi="Arial" w:cs="Arial"/>
          <w:lang w:val="en-US"/>
        </w:rPr>
      </w:pPr>
      <w:moveToRangeStart w:id="95" w:author="Peris Yague, Alba" w:date="2021-05-05T16:41:00Z" w:name="move71125314"/>
      <w:moveTo w:id="96" w:author="Peris Yague, Alba" w:date="2021-05-05T16:41:00Z">
        <w:r>
          <w:rPr>
            <w:rFonts w:ascii="Arial" w:hAnsi="Arial" w:cs="Arial"/>
            <w:lang w:val="en-US"/>
          </w:rPr>
          <w:t>We appl</w:t>
        </w:r>
      </w:moveTo>
      <w:ins w:id="97" w:author="Peris Yague, Alba" w:date="2021-05-05T16:47:00Z">
        <w:r>
          <w:rPr>
            <w:rFonts w:ascii="Arial" w:hAnsi="Arial" w:cs="Arial"/>
            <w:lang w:val="en-US"/>
          </w:rPr>
          <w:t>i</w:t>
        </w:r>
      </w:ins>
      <w:moveTo w:id="98" w:author="Peris Yague, Alba" w:date="2021-05-05T16:41:00Z">
        <w:del w:id="99" w:author="Peris Yague, Alba" w:date="2021-05-05T16:47:00Z">
          <w:r w:rsidDel="00B1641F">
            <w:rPr>
              <w:rFonts w:ascii="Arial" w:hAnsi="Arial" w:cs="Arial"/>
              <w:lang w:val="en-US"/>
            </w:rPr>
            <w:delText>yi</w:delText>
          </w:r>
        </w:del>
        <w:r>
          <w:rPr>
            <w:rFonts w:ascii="Arial" w:hAnsi="Arial" w:cs="Arial"/>
            <w:lang w:val="en-US"/>
          </w:rPr>
          <w:t xml:space="preserve">ed a quantitative CRP analysis to free recall of perceptual and emotional oddballs. In conclusion, whilst both oddball types showed forward contiguity effects, we found stronger forward contiguity effects in transitions from the emotional oddballs </w:t>
        </w:r>
        <w:proofErr w:type="spellStart"/>
        <w:r>
          <w:rPr>
            <w:rFonts w:ascii="Arial" w:hAnsi="Arial" w:cs="Arial"/>
            <w:lang w:val="en-US"/>
          </w:rPr>
          <w:t>i.e</w:t>
        </w:r>
        <w:proofErr w:type="spellEnd"/>
        <w:r>
          <w:rPr>
            <w:rFonts w:ascii="Arial" w:hAnsi="Arial" w:cs="Arial"/>
            <w:lang w:val="en-US"/>
          </w:rPr>
          <w:t xml:space="preserve"> an enhanced memory forward-flow after emotional oddballs compared to perceptual ones. Overall, these results shed light on potentially distinct mechanisms underlying CRP curve modulation by different types of salience and could inform future work into clinical manifestations of emotional memory. </w:t>
        </w:r>
      </w:moveTo>
    </w:p>
    <w:moveToRangeEnd w:id="95"/>
    <w:p w14:paraId="363C47B7" w14:textId="77777777" w:rsidR="00B1641F" w:rsidRPr="005D2624" w:rsidRDefault="00B1641F" w:rsidP="005D2624">
      <w:pPr>
        <w:spacing w:line="480" w:lineRule="auto"/>
        <w:ind w:firstLine="720"/>
        <w:jc w:val="both"/>
        <w:rPr>
          <w:rFonts w:ascii="Arial" w:hAnsi="Arial" w:cs="Arial"/>
          <w:lang w:val="en-US"/>
        </w:rPr>
      </w:pPr>
    </w:p>
    <w:p w14:paraId="62A242E7" w14:textId="3364C63E" w:rsidR="003D581C" w:rsidRPr="00BF1084" w:rsidRDefault="00BF1084" w:rsidP="00CD0E59">
      <w:pPr>
        <w:pStyle w:val="Heading1"/>
        <w:rPr>
          <w:rFonts w:ascii="Arial" w:hAnsi="Arial" w:cs="Arial"/>
          <w:b/>
          <w:bCs/>
          <w:color w:val="auto"/>
          <w:lang w:val="en-US"/>
        </w:rPr>
      </w:pPr>
      <w:commentRangeStart w:id="100"/>
      <w:r w:rsidRPr="00BF1084">
        <w:rPr>
          <w:rFonts w:ascii="Arial" w:hAnsi="Arial" w:cs="Arial"/>
          <w:b/>
          <w:bCs/>
          <w:color w:val="auto"/>
          <w:lang w:val="en-US"/>
        </w:rPr>
        <w:lastRenderedPageBreak/>
        <w:t>INTRODUCTION</w:t>
      </w:r>
      <w:commentRangeEnd w:id="100"/>
      <w:r w:rsidR="00950295">
        <w:rPr>
          <w:rStyle w:val="CommentReference"/>
          <w:rFonts w:asciiTheme="minorHAnsi" w:eastAsiaTheme="minorHAnsi" w:hAnsiTheme="minorHAnsi" w:cstheme="minorBidi"/>
          <w:color w:val="auto"/>
        </w:rPr>
        <w:commentReference w:id="100"/>
      </w:r>
    </w:p>
    <w:p w14:paraId="3888D682" w14:textId="77777777" w:rsidR="00BF1084" w:rsidRPr="00BF1084" w:rsidRDefault="00BF1084" w:rsidP="00BF1084">
      <w:pPr>
        <w:rPr>
          <w:lang w:val="en-US"/>
        </w:rPr>
      </w:pPr>
    </w:p>
    <w:p w14:paraId="3226302C" w14:textId="040F64D0"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w:t>
      </w:r>
      <w:r w:rsidR="009D0BBF">
        <w:rPr>
          <w:rFonts w:ascii="Arial" w:hAnsi="Arial" w:cs="Arial"/>
          <w:color w:val="000000" w:themeColor="text1"/>
          <w:lang w:val="en-US"/>
        </w:rPr>
        <w:t xml:space="preserve">unexpected </w:t>
      </w:r>
      <w:r>
        <w:rPr>
          <w:rFonts w:ascii="Arial" w:hAnsi="Arial" w:cs="Arial"/>
          <w:color w:val="000000" w:themeColor="text1"/>
          <w:lang w:val="en-US"/>
        </w:rPr>
        <w:t xml:space="preserve">item presentation induces a mnemonic enhancement of salient items among lists of related items </w:t>
      </w:r>
      <w:del w:id="101" w:author="Peris Yague, Alba" w:date="2021-05-05T16:12:00Z">
        <w:r w:rsidR="00EA16AC" w:rsidDel="00702563">
          <w:rPr>
            <w:rFonts w:ascii="Arial" w:hAnsi="Arial" w:cs="Arial"/>
            <w:color w:val="000000" w:themeColor="text1"/>
            <w:lang w:val="en-US"/>
          </w:rPr>
          <w:delText xml:space="preserve">which is </w:delText>
        </w:r>
        <w:r w:rsidDel="00702563">
          <w:rPr>
            <w:rFonts w:ascii="Arial" w:hAnsi="Arial" w:cs="Arial"/>
            <w:color w:val="000000" w:themeColor="text1"/>
            <w:lang w:val="en-US"/>
          </w:rPr>
          <w:delText xml:space="preserve">known as the Von Restorff effect </w:delText>
        </w:r>
      </w:del>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ins w:id="102" w:author="Peris Yague, Alba" w:date="2021-05-05T16:13:00Z">
        <w:r w:rsidR="00702563">
          <w:rPr>
            <w:rFonts w:ascii="Arial" w:hAnsi="Arial" w:cs="Arial"/>
            <w:color w:val="000000" w:themeColor="text1"/>
            <w:lang w:val="en-US"/>
          </w:rPr>
          <w:t xml:space="preserve"> and</w:t>
        </w:r>
      </w:ins>
      <w:ins w:id="103" w:author="Peris Yague, Alba" w:date="2021-05-05T17:05:00Z">
        <w:r w:rsidR="00950295">
          <w:rPr>
            <w:rFonts w:ascii="Arial" w:hAnsi="Arial" w:cs="Arial"/>
            <w:color w:val="000000" w:themeColor="text1"/>
            <w:lang w:val="en-US"/>
          </w:rPr>
          <w:t xml:space="preserve"> </w:t>
        </w:r>
      </w:ins>
      <w:del w:id="104" w:author="Peris Yague, Alba" w:date="2021-05-05T16:13:00Z">
        <w:r w:rsidDel="00702563">
          <w:rPr>
            <w:rFonts w:ascii="Arial" w:hAnsi="Arial" w:cs="Arial"/>
            <w:color w:val="000000" w:themeColor="text1"/>
            <w:lang w:val="en-US"/>
          </w:rPr>
          <w:delText>.</w:delText>
        </w:r>
      </w:del>
      <w:del w:id="105" w:author="Peris Yague, Alba" w:date="2021-05-05T16:12:00Z">
        <w:r w:rsidDel="00702563">
          <w:rPr>
            <w:rFonts w:ascii="Arial" w:hAnsi="Arial" w:cs="Arial"/>
            <w:color w:val="000000" w:themeColor="text1"/>
            <w:lang w:val="en-US"/>
          </w:rPr>
          <w:delText xml:space="preserve">  Precisely</w:delText>
        </w:r>
        <w:r w:rsidR="00C055AB" w:rsidDel="00702563">
          <w:rPr>
            <w:rFonts w:ascii="Arial" w:hAnsi="Arial" w:cs="Arial"/>
            <w:color w:val="000000" w:themeColor="text1"/>
            <w:lang w:val="en-US"/>
          </w:rPr>
          <w:delText>,</w:delText>
        </w:r>
        <w:r w:rsidDel="00702563">
          <w:rPr>
            <w:rFonts w:ascii="Arial" w:hAnsi="Arial" w:cs="Arial"/>
            <w:color w:val="000000" w:themeColor="text1"/>
            <w:lang w:val="en-US"/>
          </w:rPr>
          <w:delText xml:space="preserve"> </w:delText>
        </w:r>
      </w:del>
      <w:r>
        <w:rPr>
          <w:rFonts w:ascii="Arial" w:hAnsi="Arial" w:cs="Arial"/>
          <w:color w:val="000000" w:themeColor="text1"/>
          <w:lang w:val="en-US"/>
        </w:rPr>
        <w:t xml:space="preserve">in the presence of an emotionally salient item the mnemonic enhancement is often accompanied by an anterograde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et al., 1994)","plainTextFormattedCitation":"(Angelini et al., 1994)","previouslyFormattedCitation":"(Angelini et al., 1994)"},"properties":{"noteIndex":0},"schema":"https://github.com/citation-style-language/schema/raw/master/csl-citation.json"}</w:instrText>
      </w:r>
      <w:r>
        <w:rPr>
          <w:rFonts w:ascii="Arial" w:hAnsi="Arial" w:cs="Arial"/>
          <w:color w:val="000000" w:themeColor="text1"/>
          <w:lang w:val="en-US"/>
        </w:rPr>
        <w:fldChar w:fldCharType="separate"/>
      </w:r>
      <w:r w:rsidRPr="00DD3FC7">
        <w:rPr>
          <w:rFonts w:ascii="Arial" w:hAnsi="Arial" w:cs="Arial"/>
          <w:noProof/>
          <w:color w:val="000000" w:themeColor="text1"/>
          <w:lang w:val="en-US"/>
        </w:rPr>
        <w:t>(Angelini et al.,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Recall","type":"article-journal","volume":"164"},"uris":["http://www.mendeley.com/documents/?uuid=5f43e7e3-d0ab-4a11-842a-b17be4f3242e"]}],"mendeley":{"formattedCitation":"(Strange et al., 2003; Tulving, 1968)","plainTextFormattedCitation":"(Strange et al., 2003; Tulving, 1968)","previouslyFormattedCitation":"(Strange et al., 2003;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(Strange et al.,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and Schmidt, 2016; Strange et al., 2003)","plainTextFormattedCitation":"(Schmidt and Schmidt, 2016; Strange et al., 2003)","previouslyFormattedCitation":"(Schmidt and Schmidt, 2016; Strange et al., 2003)"},"properties":{"noteIndex":0},"schema":"https://github.com/citation-style-language/schema/raw/master/csl-citation.json"}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0B1AB5">
        <w:rPr>
          <w:rFonts w:ascii="Arial" w:hAnsi="Arial" w:cs="Arial"/>
          <w:color w:val="000000" w:themeColor="text1"/>
          <w:lang w:val="en-US"/>
        </w:rPr>
        <w:t>h</w:t>
      </w:r>
      <w:r>
        <w:rPr>
          <w:rFonts w:ascii="Arial" w:hAnsi="Arial" w:cs="Arial"/>
          <w:color w:val="000000" w:themeColor="text1"/>
          <w:lang w:val="en-US"/>
        </w:rPr>
        <w:t>owever there have been mixed findings regarding the mnemonic effects on the words preceding and following the oddballs</w:t>
      </w:r>
      <w:r w:rsidR="000B1AB5">
        <w:rPr>
          <w:rFonts w:ascii="Arial" w:hAnsi="Arial" w:cs="Arial"/>
          <w:color w:val="000000" w:themeColor="text1"/>
          <w:lang w:val="en-US"/>
        </w:rPr>
        <w:t>.</w:t>
      </w:r>
      <w:r>
        <w:rPr>
          <w:rFonts w:ascii="Arial" w:hAnsi="Arial" w:cs="Arial"/>
          <w:color w:val="000000" w:themeColor="text1"/>
          <w:lang w:val="en-US"/>
        </w:rPr>
        <w:t xml:space="preserve"> </w:t>
      </w:r>
      <w:r w:rsidR="000B1AB5">
        <w:rPr>
          <w:rFonts w:ascii="Arial" w:hAnsi="Arial" w:cs="Arial"/>
          <w:color w:val="000000" w:themeColor="text1"/>
          <w:lang w:val="en-US"/>
        </w:rPr>
        <w:t xml:space="preserve">This </w:t>
      </w:r>
      <w:r>
        <w:rPr>
          <w:rFonts w:ascii="Arial" w:hAnsi="Arial" w:cs="Arial"/>
          <w:color w:val="000000" w:themeColor="text1"/>
          <w:lang w:val="en-US"/>
        </w:rPr>
        <w:t xml:space="preserve">has been shown to be modulated by </w:t>
      </w:r>
      <w:r w:rsidR="00DF3903">
        <w:rPr>
          <w:rFonts w:ascii="Arial" w:hAnsi="Arial" w:cs="Arial"/>
          <w:color w:val="000000" w:themeColor="text1"/>
          <w:lang w:val="en-US"/>
        </w:rPr>
        <w:t>stimulus onset asynchrony (</w:t>
      </w:r>
      <w:r>
        <w:rPr>
          <w:rFonts w:ascii="Arial" w:hAnsi="Arial" w:cs="Arial"/>
          <w:color w:val="000000" w:themeColor="text1"/>
          <w:lang w:val="en-US"/>
        </w:rPr>
        <w:t>SOA</w:t>
      </w:r>
      <w:r w:rsidR="00DF3903">
        <w:rPr>
          <w:rFonts w:ascii="Arial" w:hAnsi="Arial" w:cs="Arial"/>
          <w:color w:val="000000" w:themeColor="text1"/>
          <w:lang w:val="en-US"/>
        </w:rPr>
        <w:t>)</w:t>
      </w:r>
      <w:r>
        <w:rPr>
          <w:rFonts w:ascii="Arial" w:hAnsi="Arial" w:cs="Arial"/>
          <w:color w:val="000000" w:themeColor="text1"/>
          <w:lang w:val="en-US"/>
        </w:rPr>
        <w:t xml:space="preserve">, retention intervals and arousal characteristics of the items </w:t>
      </w:r>
      <w:r>
        <w:rPr>
          <w:rFonts w:ascii="Arial" w:hAnsi="Arial" w:cs="Arial"/>
          <w:color w:val="000000" w:themeColor="text1"/>
          <w:lang w:val="en-US"/>
        </w:rPr>
        <w:fldChar w:fldCharType="begin" w:fldLock="1"/>
      </w:r>
      <w:r w:rsidR="00B4483D">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Science","id":"ITEM-2","issue":"2","issued":{"date-parts":[["2011"]]},"page":"114-133","title":"Arousal-biased competition in perception and memory","type":"article-journal","volume":"6"},"uris":["http://www.mendeley.com/documents/?uuid=4086b6e7-6904-42e5-87c5-c993693bee96"]}],"mendeley":{"formattedCitation":"(Mather and Sutherland, 2011; Schmidt and Schmidt, 2016)","plainTextFormattedCitation":"(Mather and Sutherland, 2011; Schmidt and Schmidt, 2016)","previouslyFormattedCitation":"(Mather and Sutherland, 2011; Schmidt and Schmidt, 2016)"},"properties":{"noteIndex":0},"schema":"https://github.com/citation-style-language/schema/raw/master/csl-citation.json"}</w:instrText>
      </w:r>
      <w:r>
        <w:rPr>
          <w:rFonts w:ascii="Arial" w:hAnsi="Arial" w:cs="Arial"/>
          <w:color w:val="000000" w:themeColor="text1"/>
          <w:lang w:val="en-US"/>
        </w:rPr>
        <w:fldChar w:fldCharType="separate"/>
      </w:r>
      <w:r w:rsidR="009D0BBF" w:rsidRPr="009D0BBF">
        <w:rPr>
          <w:rFonts w:ascii="Arial" w:hAnsi="Arial" w:cs="Arial"/>
          <w:noProof/>
          <w:color w:val="000000" w:themeColor="text1"/>
          <w:lang w:val="en-US"/>
        </w:rPr>
        <w:t>(Mather and Sutherland, 2011; Schmidt and Schmidt, 2016)</w:t>
      </w:r>
      <w:r>
        <w:rPr>
          <w:rFonts w:ascii="Arial" w:hAnsi="Arial" w:cs="Arial"/>
          <w:color w:val="000000" w:themeColor="text1"/>
          <w:lang w:val="en-US"/>
        </w:rPr>
        <w:fldChar w:fldCharType="end"/>
      </w:r>
      <w:r>
        <w:rPr>
          <w:rFonts w:ascii="Arial" w:hAnsi="Arial" w:cs="Arial"/>
          <w:color w:val="000000" w:themeColor="text1"/>
          <w:lang w:val="en-US"/>
        </w:rPr>
        <w:t xml:space="preserve">. </w:t>
      </w:r>
    </w:p>
    <w:p w14:paraId="66B273C6" w14:textId="50E6B0F6" w:rsidR="00915FD1" w:rsidRDefault="00B4483D" w:rsidP="00B4483D">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The presentation of salient items at encoding lead</w:t>
      </w:r>
      <w:r w:rsidR="0068345D">
        <w:rPr>
          <w:rFonts w:ascii="Arial" w:hAnsi="Arial" w:cs="Arial"/>
          <w:color w:val="000000" w:themeColor="text1"/>
          <w:lang w:val="en-US"/>
        </w:rPr>
        <w:t>s</w:t>
      </w:r>
      <w:r>
        <w:rPr>
          <w:rFonts w:ascii="Arial" w:hAnsi="Arial" w:cs="Arial"/>
          <w:color w:val="000000" w:themeColor="text1"/>
          <w:lang w:val="en-US"/>
        </w:rPr>
        <w:t xml:space="preserve"> to increased arousal and attention to these items via amygdala-frontoparietal interactions </w:t>
      </w:r>
      <w:r>
        <w:rPr>
          <w:rFonts w:ascii="Arial" w:hAnsi="Arial" w:cs="Arial"/>
          <w:color w:val="000000" w:themeColor="text1"/>
          <w:lang w:val="en-US"/>
        </w:rPr>
        <w:fldChar w:fldCharType="begin" w:fldLock="1"/>
      </w:r>
      <w:r w:rsidR="0068345D">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Pr>
          <w:rFonts w:ascii="Arial" w:hAnsi="Arial" w:cs="Arial"/>
          <w:color w:val="000000" w:themeColor="text1"/>
          <w:lang w:val="en-US"/>
        </w:rPr>
        <w:fldChar w:fldCharType="separate"/>
      </w:r>
      <w:r w:rsidRPr="00B4483D">
        <w:rPr>
          <w:rFonts w:ascii="Arial" w:hAnsi="Arial" w:cs="Arial"/>
          <w:noProof/>
          <w:color w:val="000000" w:themeColor="text1"/>
          <w:lang w:val="en-US"/>
        </w:rPr>
        <w:t>(Mather and Sutherland, 2011)</w:t>
      </w:r>
      <w:r>
        <w:rPr>
          <w:rFonts w:ascii="Arial" w:hAnsi="Arial" w:cs="Arial"/>
          <w:color w:val="000000" w:themeColor="text1"/>
          <w:lang w:val="en-US"/>
        </w:rPr>
        <w:fldChar w:fldCharType="end"/>
      </w:r>
      <w:r w:rsidR="0068345D">
        <w:rPr>
          <w:rFonts w:ascii="Arial" w:hAnsi="Arial" w:cs="Arial"/>
          <w:color w:val="000000" w:themeColor="text1"/>
          <w:lang w:val="en-US"/>
        </w:rPr>
        <w:t xml:space="preserve"> and to enhanced memory of emotional items via amygdala-hippocampal coupling via the</w:t>
      </w:r>
      <w:r w:rsidR="002E4058">
        <w:rPr>
          <w:rFonts w:ascii="Arial" w:hAnsi="Arial" w:cs="Arial"/>
          <w:color w:val="000000" w:themeColor="text1"/>
          <w:lang w:val="en-US"/>
        </w:rPr>
        <w:t xml:space="preserve"> noradrenergic system</w:t>
      </w:r>
      <w:r w:rsidR="0068345D">
        <w:rPr>
          <w:rFonts w:ascii="Arial" w:hAnsi="Arial" w:cs="Arial"/>
          <w:color w:val="000000" w:themeColor="text1"/>
          <w:lang w:val="en-US"/>
        </w:rPr>
        <w:t xml:space="preserve"> </w:t>
      </w:r>
      <w:r w:rsidR="0068345D">
        <w:rPr>
          <w:rFonts w:ascii="Arial" w:eastAsiaTheme="minorEastAsia" w:hAnsi="Arial" w:cs="Arial"/>
          <w:color w:val="000000" w:themeColor="text1"/>
          <w:lang w:val="en-US"/>
        </w:rPr>
        <w:fldChar w:fldCharType="begin" w:fldLock="1"/>
      </w:r>
      <w:r w:rsidR="00BF3870">
        <w:rPr>
          <w:rFonts w:ascii="Arial" w:eastAsiaTheme="minorEastAsia" w:hAnsi="Arial" w:cs="Arial"/>
          <w:color w:val="000000" w:themeColor="text1"/>
          <w:lang w:val="en-US"/>
        </w:rPr>
        <w:instrText>ADDIN CSL_CITATION {"citationItems":[{"id":"ITEM-1","itemData":{"DOI":"10.1073/pnas.0404282101","ISSN":"00278424","PMID":"15269349","abstract":"Human emotional experience is typically associated with enhanced episodic memory. We have used functional magnetic resonance imaging to demonstrate that successful encoding of emotional, compared to neutral, verbal stimuli evokes increased human amygdala responses. Items that evoke amygdala activation at encoding evoke greater hippocampal responses at retrieval compared to neutral items. Administration of the β-adrenergic antagonist propranolol at encoding abolishes the enhanced amygdala encoding and hippocampal retrieval effects, despite propranolol being no longer present at retrieval. Thus, memory-related amygdala responses at encoding and hippocampal responses at recognition for emotional items depend on β-adrenergic engagement at encoding. Our results suggest that human emotional memory is associated with a β-adrenergic-dependent modulation of amygdala-hippocampal interactions.","author":[{"dropping-particle":"","family":"Strange","given":"B. A.","non-dropping-particle":"","parse-names":false,"suffix":""},{"dropping-particle":"","family":"Dolan","given":"R. J.","non-dropping-particle":"","parse-names":false,"suffix":""}],"container-title":"Proceedings of the National Academy of Sciences of the United States of America","id":"ITEM-1","issue":"31","issued":{"date-parts":[["2004"]]},"page":"11454-11458","title":"β-Adrenergic modulation of emotional memory-evoked human amygdala and hippocampal responses","type":"article-journal","volume":"101"},"uris":["http://www.mendeley.com/documents/?uuid=b024f8da-4417-4502-ad6b-45b9755d9dc9"]},{"id":"ITEM-2","itemData":{"DOI":"10.1038/nn1190","ISSN":"10976256","PMID":"14758364","abstract":"We have studied patients with variable degrees of left hippocampal and amygdala pathology who performed a verbal encoding task during functional magnetic resonance imaging (fMRI) to assess the impact of pathology on emotional-memory performance and encoding-evoked activity. The severity of left hippocampal pathology predicted memory performance for neutral and emotional items alike, whereas the severity of amygdala pathology predicted memory performance for emotional items alone. Encoding-related hippocampal activity for successfully remembered emotional items correlated with the degree of left amygdala pathology. Conversely, amygdala-evoked activity with respect to subsequently remembered emotional items correlated with the degree of left hippocampal pathology. Our data indicate a reciprocal dependence between amygdala and hippocampus during the encoding of emotional memories.","author":[{"dropping-particle":"","family":"Richardson","given":"Mark P.","non-dropping-particle":"","parse-names":false,"suffix":""},{"dropping-particle":"","family":"Strange","given":"Bryan A.","non-dropping-particle":"","parse-names":false,"suffix":""},{"dropping-particle":"","family":"Dolan","given":"Raymond J.","non-dropping-particle":"","parse-names":false,"suffix":""}],"container-title":"Nature Neuroscience","id":"ITEM-2","issue":"3","issued":{"date-parts":[["2004"]]},"page":"278-285","title":"Encoding of emotional memories depends on amygdala and hippocampus and their interactions","type":"article-journal","volume":"7"},"uris":["http://www.mendeley.com/documents/?uuid=344819cf-a400-4913-8e6c-67b7dfd5bcb8"]}],"mendeley":{"formattedCitation":"(Richardson et al., 2004; Strange and Dolan, 2004)","plainTextFormattedCitation":"(Richardson et al., 2004; Strange and Dolan, 2004)","previouslyFormattedCitation":"(Richardson et al., 2004; Strange and Dolan, 2004)"},"properties":{"noteIndex":0},"schema":"https://github.com/citation-style-language/schema/raw/master/csl-citation.json"}</w:instrText>
      </w:r>
      <w:r w:rsidR="0068345D">
        <w:rPr>
          <w:rFonts w:ascii="Arial" w:eastAsiaTheme="minorEastAsia" w:hAnsi="Arial" w:cs="Arial"/>
          <w:color w:val="000000" w:themeColor="text1"/>
          <w:lang w:val="en-US"/>
        </w:rPr>
        <w:fldChar w:fldCharType="separate"/>
      </w:r>
      <w:r w:rsidR="0068345D" w:rsidRPr="0068345D">
        <w:rPr>
          <w:rFonts w:ascii="Arial" w:eastAsiaTheme="minorEastAsia" w:hAnsi="Arial" w:cs="Arial"/>
          <w:noProof/>
          <w:color w:val="000000" w:themeColor="text1"/>
          <w:lang w:val="en-US"/>
        </w:rPr>
        <w:t>(Richardson et al., 2004; Strange and Dolan, 2004)</w:t>
      </w:r>
      <w:r w:rsidR="0068345D">
        <w:rPr>
          <w:rFonts w:ascii="Arial" w:eastAsiaTheme="minorEastAsia" w:hAnsi="Arial" w:cs="Arial"/>
          <w:color w:val="000000" w:themeColor="text1"/>
          <w:lang w:val="en-US"/>
        </w:rPr>
        <w:fldChar w:fldCharType="end"/>
      </w:r>
      <w:r w:rsidR="0068345D">
        <w:rPr>
          <w:rFonts w:ascii="Arial" w:hAnsi="Arial" w:cs="Arial"/>
          <w:color w:val="000000" w:themeColor="text1"/>
          <w:lang w:val="en-US"/>
        </w:rPr>
        <w:t xml:space="preserve"> shortly after encoding.</w:t>
      </w:r>
      <w:r w:rsidR="002E4058">
        <w:rPr>
          <w:rFonts w:ascii="Arial" w:hAnsi="Arial" w:cs="Arial"/>
          <w:color w:val="000000" w:themeColor="text1"/>
          <w:lang w:val="en-US"/>
        </w:rPr>
        <w:t xml:space="preserve"> </w:t>
      </w:r>
      <w:r w:rsidR="0068345D">
        <w:rPr>
          <w:rFonts w:ascii="Arial" w:hAnsi="Arial" w:cs="Arial"/>
          <w:color w:val="000000" w:themeColor="text1"/>
          <w:lang w:val="en-US"/>
        </w:rPr>
        <w:t xml:space="preserve"> </w:t>
      </w:r>
      <w:del w:id="106" w:author="Peris Yague, Alba" w:date="2021-05-05T16:13:00Z">
        <w:r w:rsidR="00915FD1" w:rsidDel="00702563">
          <w:rPr>
            <w:rFonts w:ascii="Arial" w:hAnsi="Arial" w:cs="Arial"/>
            <w:color w:val="000000" w:themeColor="text1"/>
            <w:lang w:val="en-US"/>
          </w:rPr>
          <w:delText xml:space="preserve">This memory enhancement often comes at the cost of </w:delText>
        </w:r>
        <w:r w:rsidR="002E4058" w:rsidDel="00702563">
          <w:rPr>
            <w:rFonts w:ascii="Arial" w:hAnsi="Arial" w:cs="Arial"/>
            <w:color w:val="000000" w:themeColor="text1"/>
            <w:lang w:val="en-US"/>
          </w:rPr>
          <w:delText>reduced</w:delText>
        </w:r>
        <w:r w:rsidR="00915FD1" w:rsidDel="00702563">
          <w:rPr>
            <w:rFonts w:ascii="Arial" w:hAnsi="Arial" w:cs="Arial"/>
            <w:color w:val="000000" w:themeColor="text1"/>
            <w:lang w:val="en-US"/>
          </w:rPr>
          <w:delText xml:space="preserve"> memory for surrounding items that are not as relevant as the target </w:delText>
        </w:r>
        <w:r w:rsidR="00915FD1" w:rsidDel="00702563">
          <w:rPr>
            <w:rFonts w:ascii="Arial" w:hAnsi="Arial" w:cs="Arial"/>
            <w:color w:val="000000" w:themeColor="text1"/>
            <w:lang w:val="en-US"/>
          </w:rPr>
          <w:fldChar w:fldCharType="begin" w:fldLock="1"/>
        </w:r>
        <w:r w:rsidR="00915FD1" w:rsidDel="00702563">
          <w:rPr>
            <w:rFonts w:ascii="Arial" w:hAnsi="Arial" w:cs="Arial"/>
            <w:color w:val="000000" w:themeColor="text1"/>
            <w:lang w:val="en-US"/>
          </w:rPr>
          <w:del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delInstrText>
        </w:r>
        <w:r w:rsidR="00915FD1" w:rsidDel="00702563">
          <w:rPr>
            <w:rFonts w:ascii="Arial" w:hAnsi="Arial" w:cs="Arial"/>
            <w:color w:val="000000" w:themeColor="text1"/>
            <w:lang w:val="en-US"/>
          </w:rPr>
          <w:fldChar w:fldCharType="separate"/>
        </w:r>
        <w:r w:rsidR="00915FD1" w:rsidRPr="00990AC6" w:rsidDel="00702563">
          <w:rPr>
            <w:rFonts w:ascii="Arial" w:hAnsi="Arial" w:cs="Arial"/>
            <w:noProof/>
            <w:color w:val="000000" w:themeColor="text1"/>
            <w:lang w:val="en-US"/>
          </w:rPr>
          <w:delText>(Mather and Sutherland, 2011; Strange et al., 2003)</w:delText>
        </w:r>
        <w:r w:rsidR="00915FD1" w:rsidDel="00702563">
          <w:rPr>
            <w:rFonts w:ascii="Arial" w:hAnsi="Arial" w:cs="Arial"/>
            <w:color w:val="000000" w:themeColor="text1"/>
            <w:lang w:val="en-US"/>
          </w:rPr>
          <w:fldChar w:fldCharType="end"/>
        </w:r>
        <w:r w:rsidR="00915FD1" w:rsidDel="00702563">
          <w:rPr>
            <w:rFonts w:ascii="Arial" w:hAnsi="Arial" w:cs="Arial"/>
            <w:color w:val="000000" w:themeColor="text1"/>
            <w:lang w:val="en-US"/>
          </w:rPr>
          <w:delText>, therefore, providing a framework by which arousal could explain the amnesic effects in oddball paradigms</w:delText>
        </w:r>
        <w:r w:rsidR="00B379AF" w:rsidDel="00702563">
          <w:rPr>
            <w:rFonts w:ascii="Arial" w:hAnsi="Arial" w:cs="Arial"/>
            <w:color w:val="000000" w:themeColor="text1"/>
            <w:lang w:val="en-US"/>
          </w:rPr>
          <w:delText>,</w:delText>
        </w:r>
        <w:r w:rsidR="00915FD1" w:rsidDel="00702563">
          <w:rPr>
            <w:rFonts w:ascii="Arial" w:hAnsi="Arial" w:cs="Arial"/>
            <w:color w:val="000000" w:themeColor="text1"/>
            <w:lang w:val="en-US"/>
          </w:rPr>
          <w:delText xml:space="preserve"> </w:delText>
        </w:r>
        <w:r w:rsidR="00B379AF" w:rsidDel="00702563">
          <w:rPr>
            <w:rFonts w:ascii="Arial" w:hAnsi="Arial" w:cs="Arial"/>
            <w:color w:val="000000" w:themeColor="text1"/>
            <w:lang w:val="en-US"/>
          </w:rPr>
          <w:delText>for</w:delText>
        </w:r>
        <w:r w:rsidR="00915FD1" w:rsidDel="00702563">
          <w:rPr>
            <w:rFonts w:ascii="Arial" w:hAnsi="Arial" w:cs="Arial"/>
            <w:color w:val="000000" w:themeColor="text1"/>
            <w:lang w:val="en-US"/>
          </w:rPr>
          <w:delText xml:space="preserve"> items surrounding the oddball. </w:delText>
        </w:r>
      </w:del>
      <w:r w:rsidR="004D4281">
        <w:rPr>
          <w:rFonts w:ascii="Arial" w:hAnsi="Arial" w:cs="Arial"/>
          <w:color w:val="000000" w:themeColor="text1"/>
          <w:lang w:val="en-US"/>
        </w:rPr>
        <w:t>N</w:t>
      </w:r>
      <w:r w:rsidR="00915FD1">
        <w:rPr>
          <w:rFonts w:ascii="Arial" w:hAnsi="Arial" w:cs="Arial"/>
          <w:color w:val="000000" w:themeColor="text1"/>
          <w:lang w:val="en-US"/>
        </w:rPr>
        <w:t>eurobiological approaches to explain the retrograde amnesic effects</w:t>
      </w:r>
      <w:r w:rsidR="00CA3998">
        <w:rPr>
          <w:rFonts w:ascii="Arial" w:hAnsi="Arial" w:cs="Arial"/>
          <w:color w:val="000000" w:themeColor="text1"/>
          <w:lang w:val="en-US"/>
        </w:rPr>
        <w:t xml:space="preserve"> using pharmacological manipulations</w:t>
      </w:r>
      <w:r w:rsidR="00915FD1">
        <w:rPr>
          <w:rFonts w:ascii="Arial" w:hAnsi="Arial" w:cs="Arial"/>
          <w:color w:val="000000" w:themeColor="text1"/>
          <w:lang w:val="en-US"/>
        </w:rPr>
        <w:t xml:space="preserve"> have centered around arousal, valence and the noradrenergic system</w:t>
      </w:r>
      <w:r w:rsidR="00C055AB">
        <w:rPr>
          <w:rFonts w:ascii="Arial" w:hAnsi="Arial" w:cs="Arial"/>
          <w:color w:val="000000" w:themeColor="text1"/>
          <w:lang w:val="en-US"/>
        </w:rPr>
        <w:t xml:space="preserve"> as t</w:t>
      </w:r>
      <w:r w:rsidR="00915FD1">
        <w:rPr>
          <w:rFonts w:ascii="Arial" w:hAnsi="Arial" w:cs="Arial"/>
          <w:color w:val="000000" w:themeColor="text1"/>
          <w:lang w:val="en-US"/>
        </w:rPr>
        <w:t xml:space="preserve">his effect is modulated by noradrenaline, specifically, it appears absent upon administration of a </w:t>
      </w:r>
      <m:oMath>
        <m:r>
          <w:rPr>
            <w:rFonts w:ascii="Cambria Math" w:hAnsi="Cambria Math" w:cs="Arial"/>
            <w:color w:val="000000" w:themeColor="text1"/>
            <w:lang w:val="en-US"/>
          </w:rPr>
          <m:t>β</m:t>
        </m:r>
      </m:oMath>
      <w:r w:rsidR="00915FD1">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sidR="00915FD1">
        <w:rPr>
          <w:rFonts w:ascii="Arial" w:eastAsiaTheme="minorEastAsia" w:hAnsi="Arial" w:cs="Arial"/>
          <w:color w:val="000000" w:themeColor="text1"/>
          <w:lang w:val="en-US"/>
        </w:rPr>
        <w:t xml:space="preserve">2-adrenergic antagonist </w:t>
      </w:r>
      <w:r w:rsidR="00915FD1">
        <w:rPr>
          <w:rFonts w:ascii="Arial" w:eastAsiaTheme="minorEastAsia" w:hAnsi="Arial" w:cs="Arial"/>
          <w:color w:val="000000" w:themeColor="text1"/>
          <w:lang w:val="en-US"/>
        </w:rPr>
        <w:fldChar w:fldCharType="begin" w:fldLock="1"/>
      </w:r>
      <w:r w:rsidR="00915FD1">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Strange et al., 2003)","plainTextFormattedCitation":"(Hurlemann et al., 2005; Strange et al., 2003)","previouslyFormattedCitation":"(Hurlemann et al., 2005; Strange et al., 2003)"},"properties":{"noteIndex":0},"schema":"https://github.com/citation-style-language/schema/raw/master/csl-citation.json"}</w:instrText>
      </w:r>
      <w:r w:rsidR="00915FD1">
        <w:rPr>
          <w:rFonts w:ascii="Arial" w:eastAsiaTheme="minorEastAsia" w:hAnsi="Arial" w:cs="Arial"/>
          <w:color w:val="000000" w:themeColor="text1"/>
          <w:lang w:val="en-US"/>
        </w:rPr>
        <w:fldChar w:fldCharType="separate"/>
      </w:r>
      <w:r w:rsidR="00915FD1" w:rsidRPr="00896D71">
        <w:rPr>
          <w:rFonts w:ascii="Arial" w:eastAsiaTheme="minorEastAsia" w:hAnsi="Arial" w:cs="Arial"/>
          <w:noProof/>
          <w:color w:val="000000" w:themeColor="text1"/>
          <w:lang w:val="en-US"/>
        </w:rPr>
        <w:t>(Hurlemann et al., 2005; Strange et al., 2003)</w:t>
      </w:r>
      <w:r w:rsidR="00915FD1">
        <w:rPr>
          <w:rFonts w:ascii="Arial" w:eastAsiaTheme="minorEastAsia" w:hAnsi="Arial" w:cs="Arial"/>
          <w:color w:val="000000" w:themeColor="text1"/>
          <w:lang w:val="en-US"/>
        </w:rPr>
        <w:fldChar w:fldCharType="end"/>
      </w:r>
      <w:r w:rsidR="00915FD1">
        <w:rPr>
          <w:rFonts w:ascii="Arial" w:hAnsi="Arial" w:cs="Arial"/>
          <w:color w:val="000000" w:themeColor="text1"/>
          <w:lang w:val="en-US"/>
        </w:rPr>
        <w:t xml:space="preserve">. This has been proposed to occur as an encoding disruption at the synaptic and/or systems level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memory","type":"article-journal"},"uris":["http://www.mendeley.com/documents/?uuid=86569961-7fa8-4f2a-bfe3-1ef956decc79"]}],"mendeley":{"formattedCitation":"(Strange et al., 2003; Strange and Galarza-Vallejo, 2016)","plainTextFormattedCitation":"(Strange et al., 2003; Strange and Galarza-Vallejo, 2016)","previouslyFormattedCitation":"(Strange et al., 2003; Strange and Galarza-Vallejo, 2016)"},"properties":{"noteIndex":0},"schema":"https://github.com/citation-style-language/schema/raw/master/csl-citation.json"}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CE264B">
        <w:rPr>
          <w:rFonts w:ascii="Arial" w:hAnsi="Arial" w:cs="Arial"/>
          <w:noProof/>
          <w:color w:val="000000" w:themeColor="text1"/>
          <w:lang w:val="en-US"/>
        </w:rPr>
        <w:t>(Strange et al., 2003; Strange and Galarza-Vallejo, 2016)</w:t>
      </w:r>
      <w:r w:rsidR="00915FD1">
        <w:rPr>
          <w:rFonts w:ascii="Arial" w:hAnsi="Arial" w:cs="Arial"/>
          <w:color w:val="000000" w:themeColor="text1"/>
          <w:lang w:val="en-US"/>
        </w:rPr>
        <w:fldChar w:fldCharType="end"/>
      </w:r>
      <w:r w:rsidR="00915FD1">
        <w:rPr>
          <w:rFonts w:ascii="Arial" w:hAnsi="Arial" w:cs="Arial"/>
          <w:color w:val="000000" w:themeColor="text1"/>
          <w:lang w:val="en-US"/>
        </w:rPr>
        <w:t>.  Others, however, have proposed that the amnesic effects, specifically retrograde amnesic effects in free recall, could be due to item unavailability at retrieval</w:t>
      </w:r>
      <w:r w:rsidR="00B379AF">
        <w:rPr>
          <w:rFonts w:ascii="Arial" w:hAnsi="Arial" w:cs="Arial"/>
          <w:color w:val="000000" w:themeColor="text1"/>
          <w:lang w:val="en-US"/>
        </w:rPr>
        <w:t>,</w:t>
      </w:r>
      <w:r w:rsidR="00915FD1">
        <w:rPr>
          <w:rFonts w:ascii="Arial" w:hAnsi="Arial" w:cs="Arial"/>
          <w:color w:val="000000" w:themeColor="text1"/>
          <w:lang w:val="en-US"/>
        </w:rPr>
        <w:t xml:space="preserve"> and can be reversed by cueing recall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85691C">
        <w:rPr>
          <w:rFonts w:ascii="Arial" w:hAnsi="Arial" w:cs="Arial"/>
          <w:noProof/>
          <w:color w:val="000000" w:themeColor="text1"/>
          <w:lang w:val="en-US"/>
        </w:rPr>
        <w:t>(Detterman, 1976)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w:t>
      </w:r>
      <w:del w:id="107" w:author="Peris Yague, Alba" w:date="2021-05-05T17:39:00Z">
        <w:r w:rsidR="00915FD1" w:rsidDel="00373B66">
          <w:rPr>
            <w:rFonts w:ascii="Arial" w:hAnsi="Arial" w:cs="Arial"/>
            <w:color w:val="000000" w:themeColor="text1"/>
            <w:lang w:val="en-US"/>
          </w:rPr>
          <w:delText xml:space="preserve">Furthermore, </w:delText>
        </w:r>
      </w:del>
      <w:ins w:id="108" w:author="Peris Yague, Alba" w:date="2021-05-05T17:39:00Z">
        <w:r w:rsidR="00373B66">
          <w:rPr>
            <w:rFonts w:ascii="Arial" w:hAnsi="Arial" w:cs="Arial"/>
            <w:color w:val="000000" w:themeColor="text1"/>
            <w:lang w:val="en-US"/>
          </w:rPr>
          <w:t>I</w:t>
        </w:r>
      </w:ins>
      <w:del w:id="109" w:author="Peris Yague, Alba" w:date="2021-05-05T17:39:00Z">
        <w:r w:rsidR="00915FD1" w:rsidDel="00373B66">
          <w:rPr>
            <w:rFonts w:ascii="Arial" w:hAnsi="Arial" w:cs="Arial"/>
            <w:color w:val="000000" w:themeColor="text1"/>
            <w:lang w:val="en-US"/>
          </w:rPr>
          <w:delText>i</w:delText>
        </w:r>
      </w:del>
      <w:r w:rsidR="00915FD1">
        <w:rPr>
          <w:rFonts w:ascii="Arial" w:hAnsi="Arial" w:cs="Arial"/>
          <w:color w:val="000000" w:themeColor="text1"/>
          <w:lang w:val="en-US"/>
        </w:rPr>
        <w:t xml:space="preserve">t remains possible that pharmacological influences were </w:t>
      </w:r>
      <w:r w:rsidR="00915FD1">
        <w:rPr>
          <w:rFonts w:ascii="Arial" w:hAnsi="Arial" w:cs="Arial"/>
          <w:color w:val="000000" w:themeColor="text1"/>
          <w:lang w:val="en-US"/>
        </w:rPr>
        <w:lastRenderedPageBreak/>
        <w:t xml:space="preserve">still present at the time of retrieval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E2BC2">
        <w:rPr>
          <w:rFonts w:ascii="Arial" w:hAnsi="Arial" w:cs="Arial"/>
          <w:noProof/>
          <w:color w:val="000000" w:themeColor="text1"/>
          <w:lang w:val="en-US"/>
        </w:rPr>
        <w:t>(Hurlemann et al., 2005)</w:t>
      </w:r>
      <w:r w:rsidR="00915FD1">
        <w:rPr>
          <w:rFonts w:ascii="Arial" w:hAnsi="Arial" w:cs="Arial"/>
          <w:color w:val="000000" w:themeColor="text1"/>
          <w:lang w:val="en-US"/>
        </w:rPr>
        <w:fldChar w:fldCharType="end"/>
      </w:r>
      <w:r w:rsidR="00915FD1">
        <w:rPr>
          <w:rFonts w:ascii="Arial" w:hAnsi="Arial" w:cs="Arial"/>
          <w:color w:val="000000" w:themeColor="text1"/>
          <w:lang w:val="en-US"/>
        </w:rPr>
        <w:t>, complicating untangling encoding vs. retrieval effects on emotion-induced retrograde amnesia.</w:t>
      </w:r>
      <w:r w:rsidR="003B1364">
        <w:rPr>
          <w:rFonts w:ascii="Arial" w:hAnsi="Arial" w:cs="Arial"/>
          <w:color w:val="000000" w:themeColor="text1"/>
          <w:lang w:val="en-US"/>
        </w:rPr>
        <w:t xml:space="preserve"> Furthermore, timing effects have also been proposed to influence recall, while some suggest that amnesic effects on items surrounding an oddball occur at very short SOAs (&lt; 2 seconds) </w:t>
      </w:r>
      <w:r w:rsidR="003B1364">
        <w:rPr>
          <w:rFonts w:ascii="Arial" w:hAnsi="Arial" w:cs="Arial"/>
          <w:color w:val="000000" w:themeColor="text1"/>
          <w:lang w:val="en-US"/>
        </w:rPr>
        <w:fldChar w:fldCharType="begin" w:fldLock="1"/>
      </w:r>
      <w:r w:rsidR="003B1364">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and Schmidt, 2016; Tulving, 1968)","plainTextFormattedCitation":"(Schmidt and Schmidt, 2016; Tulving, 1968)","previouslyFormattedCitation":"(Schmidt and Schmidt, 2016; Tulving, 1968)"},"properties":{"noteIndex":0},"schema":"https://github.com/citation-style-language/schema/raw/master/csl-citation.json"}</w:instrText>
      </w:r>
      <w:r w:rsidR="003B1364">
        <w:rPr>
          <w:rFonts w:ascii="Arial" w:hAnsi="Arial" w:cs="Arial"/>
          <w:color w:val="000000" w:themeColor="text1"/>
          <w:lang w:val="en-US"/>
        </w:rPr>
        <w:fldChar w:fldCharType="separate"/>
      </w:r>
      <w:r w:rsidR="003B1364" w:rsidRPr="00952A7A">
        <w:rPr>
          <w:rFonts w:ascii="Arial" w:hAnsi="Arial" w:cs="Arial"/>
          <w:noProof/>
          <w:color w:val="000000" w:themeColor="text1"/>
          <w:lang w:val="en-US"/>
        </w:rPr>
        <w:t>(Schmidt and Schmidt, 2016; Tulving, 1968)</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others have found this effect in longer SOAs (3 seconds) </w:t>
      </w:r>
      <w:r w:rsidR="003B1364">
        <w:rPr>
          <w:rFonts w:ascii="Arial" w:hAnsi="Arial" w:cs="Arial"/>
          <w:color w:val="000000" w:themeColor="text1"/>
          <w:lang w:val="en-US"/>
        </w:rPr>
        <w:fldChar w:fldCharType="begin" w:fldLock="1"/>
      </w:r>
      <w:r w:rsidR="003B1364">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3B1364">
        <w:rPr>
          <w:rFonts w:ascii="Arial" w:hAnsi="Arial" w:cs="Arial"/>
          <w:color w:val="000000" w:themeColor="text1"/>
          <w:lang w:val="en-US"/>
        </w:rPr>
        <w:fldChar w:fldCharType="separate"/>
      </w:r>
      <w:r w:rsidR="003B1364" w:rsidRPr="0011298B">
        <w:rPr>
          <w:rFonts w:ascii="Arial" w:hAnsi="Arial" w:cs="Arial"/>
          <w:noProof/>
          <w:color w:val="000000" w:themeColor="text1"/>
          <w:lang w:val="en-US"/>
        </w:rPr>
        <w:t>(Strange et al., 2003)</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w:t>
      </w:r>
      <w:del w:id="110" w:author="Peris Yague, Alba" w:date="2021-05-05T17:39:00Z">
        <w:r w:rsidR="003B1364" w:rsidDel="00373B66">
          <w:rPr>
            <w:rFonts w:ascii="Arial" w:hAnsi="Arial" w:cs="Arial"/>
            <w:color w:val="000000" w:themeColor="text1"/>
            <w:lang w:val="en-US"/>
          </w:rPr>
          <w:delText>These timing effects on oddball memory and its amnesic effects for surrounding items remain to be studied in oddball paradigms where the only manipulation is timing.</w:delText>
        </w:r>
      </w:del>
    </w:p>
    <w:p w14:paraId="0EBC3142" w14:textId="7A5B9DD3"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data termed conditional response probability (CRP). CRP quantifies, under the fact that x is immediately followed by y, the probability of recalling item x, given that item y is recalled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ED536F">
        <w:rPr>
          <w:rFonts w:ascii="Arial" w:hAnsi="Arial" w:cs="Arial"/>
          <w:color w:val="000000" w:themeColor="text1"/>
          <w:lang w:val="en-US"/>
        </w:rPr>
        <w:instrText>ADDIN CSL_CITATION {"citationItems":[{"id":"ITEM-1","itemData":{"author":[{"dropping-particle":"","family":"Raaijmakers","given":"Jeroen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and Shiffrin, 1980)","plainTextFormattedCitation":"(Raaijmakers and Shiffrin, 1980)","previouslyFormattedCitation":"(Raaijmakers and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8928C5" w:rsidRPr="008928C5">
        <w:rPr>
          <w:rFonts w:ascii="Arial" w:hAnsi="Arial" w:cs="Arial"/>
          <w:noProof/>
          <w:color w:val="000000" w:themeColor="text1"/>
          <w:lang w:val="en-US"/>
        </w:rPr>
        <w:t>(Raaijmakers and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w:t>
      </w:r>
      <w:del w:id="111" w:author="Peris Yague, Alba" w:date="2021-05-05T17:07:00Z">
        <w:r w:rsidR="00ED536F" w:rsidDel="00D15CF9">
          <w:rPr>
            <w:rFonts w:ascii="Arial" w:hAnsi="Arial" w:cs="Arial"/>
            <w:color w:val="000000" w:themeColor="text1"/>
            <w:lang w:val="en-US"/>
          </w:rPr>
          <w:delText xml:space="preserve">explained by the </w:delText>
        </w:r>
        <w:r w:rsidR="00ED536F" w:rsidDel="00D15CF9">
          <w:rPr>
            <w:rFonts w:ascii="Arial" w:hAnsi="Arial" w:cs="Arial"/>
            <w:i/>
            <w:iCs/>
            <w:color w:val="000000" w:themeColor="text1"/>
            <w:lang w:val="en-US"/>
          </w:rPr>
          <w:delText xml:space="preserve">temporal context model </w:delText>
        </w:r>
      </w:del>
      <w:r w:rsidR="00ED536F">
        <w:rPr>
          <w:rFonts w:ascii="Arial" w:hAnsi="Arial" w:cs="Arial"/>
          <w:i/>
          <w:iCs/>
          <w:color w:val="000000" w:themeColor="text1"/>
          <w:lang w:val="en-US"/>
        </w:rPr>
        <w:fldChar w:fldCharType="begin" w:fldLock="1"/>
      </w:r>
      <w:r w:rsidR="00081AEC">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and Kahana, 1999)","plainTextFormattedCitation":"(Howard and Kahana, 1999)","previouslyFormattedCitation":"(Howard and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ED536F" w:rsidRPr="00ED536F">
        <w:rPr>
          <w:rFonts w:ascii="Arial" w:hAnsi="Arial" w:cs="Arial"/>
          <w:iCs/>
          <w:noProof/>
          <w:color w:val="000000" w:themeColor="text1"/>
          <w:lang w:val="en-US"/>
        </w:rPr>
        <w:t>(Howard and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2009)","manualFormatting":"Polyn et al (2009)","plainTextFormattedCitation":"(Polyn et al., 2009)","previouslyFormattedCitation":"(Polyn et al.,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del w:id="112" w:author="Peris Yague, Alba" w:date="2021-05-06T11:19:00Z">
        <w:r w:rsidR="00DA1373" w:rsidDel="00AE2C8D">
          <w:rPr>
            <w:rFonts w:ascii="Arial" w:hAnsi="Arial" w:cs="Arial"/>
            <w:color w:val="000000" w:themeColor="text1"/>
            <w:lang w:val="en-US"/>
          </w:rPr>
          <w:delText>expanded this work</w:delText>
        </w:r>
        <w:r w:rsidR="00D07EFB" w:rsidDel="00AE2C8D">
          <w:rPr>
            <w:rFonts w:ascii="Arial" w:hAnsi="Arial" w:cs="Arial"/>
            <w:color w:val="000000" w:themeColor="text1"/>
            <w:lang w:val="en-US"/>
          </w:rPr>
          <w:delText>, by developing</w:delText>
        </w:r>
      </w:del>
      <w:ins w:id="113" w:author="Peris Yague, Alba" w:date="2021-05-06T11:19:00Z">
        <w:r w:rsidR="00AE2C8D">
          <w:rPr>
            <w:rFonts w:ascii="Arial" w:hAnsi="Arial" w:cs="Arial"/>
            <w:color w:val="000000" w:themeColor="text1"/>
            <w:lang w:val="en-US"/>
          </w:rPr>
          <w:t>developed</w:t>
        </w:r>
      </w:ins>
      <w:r w:rsidR="00D07EFB">
        <w:rPr>
          <w:rFonts w:ascii="Arial" w:hAnsi="Arial" w:cs="Arial"/>
          <w:color w:val="000000" w:themeColor="text1"/>
          <w:lang w:val="en-US"/>
        </w:rPr>
        <w:t xml:space="preserve"> the Context 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to distinguish between different types of contexts that affect item encoding and rec</w:t>
      </w:r>
      <w:r w:rsidR="008121A0">
        <w:rPr>
          <w:rFonts w:ascii="Arial" w:hAnsi="Arial" w:cs="Arial"/>
          <w:color w:val="000000" w:themeColor="text1"/>
          <w:lang w:val="en-US"/>
        </w:rPr>
        <w:t>all dynamics</w:t>
      </w:r>
      <w:del w:id="114" w:author="Peris Yague, Alba" w:date="2021-05-05T16:14:00Z">
        <w:r w:rsidR="008121A0" w:rsidDel="00702563">
          <w:rPr>
            <w:rFonts w:ascii="Arial" w:hAnsi="Arial" w:cs="Arial"/>
            <w:color w:val="000000" w:themeColor="text1"/>
            <w:lang w:val="en-US"/>
          </w:rPr>
          <w:delText>: temporal context refers to items that were studied close in time, source context which refers to the source commonalities among items and</w:delText>
        </w:r>
        <w:r w:rsidR="006F2C22" w:rsidDel="00702563">
          <w:rPr>
            <w:rFonts w:ascii="Arial" w:hAnsi="Arial" w:cs="Arial"/>
            <w:color w:val="000000" w:themeColor="text1"/>
            <w:lang w:val="en-US"/>
          </w:rPr>
          <w:delText>, lastly,</w:delText>
        </w:r>
        <w:r w:rsidR="008121A0" w:rsidDel="00702563">
          <w:rPr>
            <w:rFonts w:ascii="Arial" w:hAnsi="Arial" w:cs="Arial"/>
            <w:color w:val="000000" w:themeColor="text1"/>
            <w:lang w:val="en-US"/>
          </w:rPr>
          <w:delText xml:space="preserve"> semantic relatedness </w:delText>
        </w:r>
        <w:r w:rsidR="008121A0" w:rsidDel="00702563">
          <w:rPr>
            <w:rFonts w:ascii="Arial" w:hAnsi="Arial" w:cs="Arial"/>
            <w:color w:val="000000" w:themeColor="text1"/>
            <w:lang w:val="en-US"/>
          </w:rPr>
          <w:fldChar w:fldCharType="begin" w:fldLock="1"/>
        </w:r>
        <w:r w:rsidR="008121A0" w:rsidDel="00702563">
          <w:rPr>
            <w:rFonts w:ascii="Arial" w:hAnsi="Arial" w:cs="Arial"/>
            <w:color w:val="000000" w:themeColor="text1"/>
            <w:lang w:val="en-US"/>
          </w:rPr>
          <w:del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delInstrText>
        </w:r>
        <w:r w:rsidR="008121A0" w:rsidDel="00702563">
          <w:rPr>
            <w:rFonts w:ascii="Arial" w:hAnsi="Arial" w:cs="Arial"/>
            <w:color w:val="000000" w:themeColor="text1"/>
            <w:lang w:val="en-US"/>
          </w:rPr>
          <w:fldChar w:fldCharType="separate"/>
        </w:r>
        <w:r w:rsidR="008121A0" w:rsidRPr="008121A0" w:rsidDel="00702563">
          <w:rPr>
            <w:rFonts w:ascii="Arial" w:hAnsi="Arial" w:cs="Arial"/>
            <w:noProof/>
            <w:color w:val="000000" w:themeColor="text1"/>
            <w:lang w:val="en-US"/>
          </w:rPr>
          <w:delText>(Polyn et al., 2009)</w:delText>
        </w:r>
        <w:r w:rsidR="008121A0" w:rsidDel="00702563">
          <w:rPr>
            <w:rFonts w:ascii="Arial" w:hAnsi="Arial" w:cs="Arial"/>
            <w:color w:val="000000" w:themeColor="text1"/>
            <w:lang w:val="en-US"/>
          </w:rPr>
          <w:fldChar w:fldCharType="end"/>
        </w:r>
      </w:del>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22BCCAE3"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Electrophysiological studies </w:t>
      </w:r>
      <w:r w:rsidR="00B379AF">
        <w:rPr>
          <w:rFonts w:ascii="Arial" w:hAnsi="Arial" w:cs="Arial"/>
          <w:color w:val="000000" w:themeColor="text1"/>
          <w:lang w:val="en-US"/>
        </w:rPr>
        <w:t>lend further support for</w:t>
      </w:r>
      <w:r>
        <w:rPr>
          <w:rFonts w:ascii="Arial" w:hAnsi="Arial" w:cs="Arial"/>
          <w:color w:val="000000" w:themeColor="text1"/>
          <w:lang w:val="en-US"/>
        </w:rPr>
        <w:t xml:space="preserve"> these theories</w:t>
      </w:r>
      <w:r w:rsidR="00880C9E">
        <w:rPr>
          <w:rFonts w:ascii="Arial" w:hAnsi="Arial" w:cs="Arial"/>
          <w:color w:val="000000" w:themeColor="text1"/>
          <w:lang w:val="en-US"/>
        </w:rPr>
        <w:t xml:space="preserve"> and computational models</w:t>
      </w:r>
      <w:r w:rsidR="00B379AF">
        <w:rPr>
          <w:rFonts w:ascii="Arial" w:hAnsi="Arial" w:cs="Arial"/>
          <w:color w:val="000000" w:themeColor="text1"/>
          <w:lang w:val="en-US"/>
        </w:rPr>
        <w:t>,</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evidence of context reinstatement</w:t>
      </w:r>
      <w:r w:rsidR="00860E9D">
        <w:rPr>
          <w:rFonts w:ascii="Arial" w:hAnsi="Arial" w:cs="Arial"/>
          <w:color w:val="000000" w:themeColor="text1"/>
          <w:lang w:val="en-US"/>
        </w:rPr>
        <w:t>.</w:t>
      </w:r>
      <w:r>
        <w:rPr>
          <w:rFonts w:ascii="Arial" w:hAnsi="Arial" w:cs="Arial"/>
          <w:color w:val="000000" w:themeColor="text1"/>
          <w:lang w:val="en-US"/>
        </w:rPr>
        <w:t xml:space="preserve"> </w:t>
      </w:r>
      <w:r w:rsidR="00860E9D">
        <w:rPr>
          <w:rFonts w:ascii="Arial" w:hAnsi="Arial" w:cs="Arial"/>
          <w:color w:val="000000" w:themeColor="text1"/>
          <w:lang w:val="en-US"/>
        </w:rPr>
        <w:t>P</w:t>
      </w:r>
      <w:r>
        <w:rPr>
          <w:rFonts w:ascii="Arial" w:hAnsi="Arial" w:cs="Arial"/>
          <w:color w:val="000000" w:themeColor="text1"/>
          <w:lang w:val="en-US"/>
        </w:rPr>
        <w:t>atterns of neural activity when recalling an item are similar to those when studying the item itself as well as neighboring items and</w:t>
      </w:r>
      <w:r w:rsidR="00860E9D">
        <w:rPr>
          <w:rFonts w:ascii="Arial" w:hAnsi="Arial" w:cs="Arial"/>
          <w:color w:val="000000" w:themeColor="text1"/>
          <w:lang w:val="en-US"/>
        </w:rPr>
        <w:t>,</w:t>
      </w:r>
      <w:r>
        <w:rPr>
          <w:rFonts w:ascii="Arial" w:hAnsi="Arial" w:cs="Arial"/>
          <w:color w:val="000000" w:themeColor="text1"/>
          <w:lang w:val="en-US"/>
        </w:rPr>
        <w:t xml:space="preserve"> this similarity</w:t>
      </w:r>
      <w:r w:rsidR="00860E9D">
        <w:rPr>
          <w:rFonts w:ascii="Arial" w:hAnsi="Arial" w:cs="Arial"/>
          <w:color w:val="000000" w:themeColor="text1"/>
          <w:lang w:val="en-US"/>
        </w:rPr>
        <w:t>,</w:t>
      </w:r>
      <w:r>
        <w:rPr>
          <w:rFonts w:ascii="Arial" w:hAnsi="Arial" w:cs="Arial"/>
          <w:color w:val="000000" w:themeColor="text1"/>
          <w:lang w:val="en-US"/>
        </w:rPr>
        <w:t xml:space="preserve"> decreases the further away two items are from each other </w:t>
      </w:r>
      <w:r>
        <w:rPr>
          <w:rFonts w:ascii="Arial" w:hAnsi="Arial" w:cs="Arial"/>
          <w:color w:val="000000" w:themeColor="text1"/>
          <w:lang w:val="en-US"/>
        </w:rPr>
        <w:fldChar w:fldCharType="begin" w:fldLock="1"/>
      </w:r>
      <w:r w:rsidR="00050500">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et al., 2018; Manning et al., 2011)","plainTextFormattedCitation":"(Folkerts et al., 2018; Manning et al., 2011)","previouslyFormattedCitation":"(Folkerts et al., 2018; Manning et al., 2011)"},"properties":{"noteIndex":0},"schema":"https://github.com/citation-style-language/schema/raw/master/csl-citation.json"}</w:instrText>
      </w:r>
      <w:r>
        <w:rPr>
          <w:rFonts w:ascii="Arial" w:hAnsi="Arial" w:cs="Arial"/>
          <w:color w:val="000000" w:themeColor="text1"/>
          <w:lang w:val="en-US"/>
        </w:rPr>
        <w:fldChar w:fldCharType="separate"/>
      </w:r>
      <w:r w:rsidRPr="00D76A02">
        <w:rPr>
          <w:rFonts w:ascii="Arial" w:hAnsi="Arial" w:cs="Arial"/>
          <w:noProof/>
          <w:color w:val="000000" w:themeColor="text1"/>
          <w:lang w:val="en-US"/>
        </w:rPr>
        <w:t>(Folkerts et al., 2018; Manning et al.,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w:t>
      </w:r>
      <w:r w:rsidR="00860E9D">
        <w:rPr>
          <w:rFonts w:ascii="Arial" w:hAnsi="Arial" w:cs="Arial"/>
          <w:color w:val="000000" w:themeColor="text1"/>
          <w:lang w:val="en-US"/>
        </w:rPr>
        <w:t xml:space="preserve"> </w:t>
      </w:r>
      <w:r w:rsidR="00050500">
        <w:rPr>
          <w:rFonts w:ascii="Arial" w:hAnsi="Arial" w:cs="Arial"/>
          <w:color w:val="000000" w:themeColor="text1"/>
          <w:lang w:val="en-US"/>
        </w:rPr>
        <w:t xml:space="preserve">of the behavioral lag contiguity effect as a recovery of temporal </w:t>
      </w:r>
      <w:r w:rsidR="00050500">
        <w:rPr>
          <w:rFonts w:ascii="Arial" w:hAnsi="Arial" w:cs="Arial"/>
          <w:color w:val="000000" w:themeColor="text1"/>
          <w:lang w:val="en-US"/>
        </w:rPr>
        <w:lastRenderedPageBreak/>
        <w:t xml:space="preserve">context during retrieval is present in both </w:t>
      </w:r>
      <w:r w:rsidR="00860E9D">
        <w:rPr>
          <w:rFonts w:ascii="Arial" w:hAnsi="Arial" w:cs="Arial"/>
          <w:color w:val="000000" w:themeColor="text1"/>
          <w:lang w:val="en-US"/>
        </w:rPr>
        <w:t>in single-unit r</w:t>
      </w:r>
      <w:r w:rsidR="00050500">
        <w:rPr>
          <w:rFonts w:ascii="Arial" w:hAnsi="Arial" w:cs="Arial"/>
          <w:color w:val="000000" w:themeColor="text1"/>
          <w:lang w:val="en-US"/>
        </w:rPr>
        <w:t xml:space="preserve">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213796D0" w:rsidR="00880C9E" w:rsidDel="00702563" w:rsidRDefault="00FB5EFA" w:rsidP="00863A6E">
      <w:pPr>
        <w:spacing w:line="480" w:lineRule="auto"/>
        <w:ind w:firstLine="360"/>
        <w:jc w:val="both"/>
        <w:rPr>
          <w:del w:id="115" w:author="Peris Yague, Alba" w:date="2021-05-05T16:17:00Z"/>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w:t>
      </w:r>
      <w:r w:rsidR="002E5D16">
        <w:rPr>
          <w:rFonts w:ascii="Arial" w:hAnsi="Arial" w:cs="Arial"/>
          <w:color w:val="000000" w:themeColor="text1"/>
          <w:lang w:val="en-US"/>
        </w:rPr>
        <w:t>their</w:t>
      </w:r>
      <w:r w:rsidR="00915FD1">
        <w:rPr>
          <w:rFonts w:ascii="Arial" w:hAnsi="Arial" w:cs="Arial"/>
          <w:color w:val="000000" w:themeColor="text1"/>
          <w:lang w:val="en-US"/>
        </w:rPr>
        <w:t xml:space="preserve"> surrounding items in oddball tasks </w:t>
      </w:r>
      <w:del w:id="116" w:author="Peris Yague, Alba" w:date="2021-05-05T17:08:00Z">
        <w:r w:rsidDel="00D15CF9">
          <w:rPr>
            <w:rFonts w:ascii="Arial" w:hAnsi="Arial" w:cs="Arial"/>
            <w:color w:val="000000" w:themeColor="text1"/>
            <w:lang w:val="en-US"/>
          </w:rPr>
          <w:delText xml:space="preserve">in the context of the CMR computational model, </w:delText>
        </w:r>
      </w:del>
      <w:r>
        <w:rPr>
          <w:rFonts w:ascii="Arial" w:hAnsi="Arial" w:cs="Arial"/>
          <w:color w:val="000000" w:themeColor="text1"/>
          <w:lang w:val="en-US"/>
        </w:rPr>
        <w:fldChar w:fldCharType="begin" w:fldLock="1"/>
      </w:r>
      <w:r w:rsidR="00614DE7">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w:t>
      </w:r>
      <w:ins w:id="117" w:author="Peris Yague, Alba" w:date="2021-05-05T17:08:00Z">
        <w:r w:rsidR="00D15CF9">
          <w:rPr>
            <w:rFonts w:ascii="Arial" w:hAnsi="Arial" w:cs="Arial"/>
            <w:color w:val="000000" w:themeColor="text1"/>
            <w:lang w:val="en-US"/>
          </w:rPr>
          <w:t xml:space="preserve">CMR </w:t>
        </w:r>
      </w:ins>
      <w:r>
        <w:rPr>
          <w:rFonts w:ascii="Arial" w:hAnsi="Arial" w:cs="Arial"/>
          <w:color w:val="000000" w:themeColor="text1"/>
          <w:lang w:val="en-US"/>
        </w:rPr>
        <w:t>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 xml:space="preserve">However, due to the fact that the oddball has a different source context than the rest of </w:t>
      </w:r>
      <w:r w:rsidR="00B379AF">
        <w:rPr>
          <w:rFonts w:ascii="Arial" w:hAnsi="Arial" w:cs="Arial"/>
          <w:color w:val="000000" w:themeColor="text1"/>
          <w:lang w:val="en-US"/>
        </w:rPr>
        <w:t xml:space="preserve">the </w:t>
      </w:r>
      <w:r w:rsidR="003605C4">
        <w:rPr>
          <w:rFonts w:ascii="Arial" w:hAnsi="Arial" w:cs="Arial"/>
          <w:color w:val="000000" w:themeColor="text1"/>
          <w:lang w:val="en-US"/>
        </w:rPr>
        <w:t>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ins w:id="118" w:author="Peris Yague, Alba" w:date="2021-05-05T17:08:00Z">
        <w:r w:rsidR="00D15CF9">
          <w:rPr>
            <w:rFonts w:ascii="Arial" w:hAnsi="Arial" w:cs="Arial"/>
            <w:color w:val="000000" w:themeColor="text1"/>
            <w:lang w:val="en-US"/>
          </w:rPr>
          <w:t xml:space="preserve"> </w:t>
        </w:r>
      </w:ins>
    </w:p>
    <w:p w14:paraId="034A2729" w14:textId="6458A776" w:rsidR="003F2198" w:rsidRDefault="00877D42" w:rsidP="002F19E6">
      <w:pPr>
        <w:spacing w:line="480" w:lineRule="auto"/>
        <w:ind w:firstLine="360"/>
        <w:jc w:val="both"/>
        <w:rPr>
          <w:rFonts w:ascii="Arial" w:hAnsi="Arial" w:cs="Arial"/>
          <w:color w:val="000000" w:themeColor="text1"/>
          <w:lang w:val="en-US"/>
        </w:rPr>
      </w:pPr>
      <w:del w:id="119" w:author="Peris Yague, Alba" w:date="2021-05-05T16:17:00Z">
        <w:r w:rsidDel="00702563">
          <w:rPr>
            <w:rFonts w:ascii="Arial" w:hAnsi="Arial" w:cs="Arial"/>
            <w:color w:val="000000" w:themeColor="text1"/>
            <w:lang w:val="en-US"/>
          </w:rPr>
          <w:delText xml:space="preserve">At first glance, the core features of the lag contiguity effect are conflicting with the findings that recall of words nearby an oddball are less well-remembered </w:delText>
        </w:r>
        <w:r w:rsidDel="00702563">
          <w:rPr>
            <w:rFonts w:ascii="Arial" w:hAnsi="Arial" w:cs="Arial"/>
            <w:color w:val="000000" w:themeColor="text1"/>
            <w:lang w:val="en-US"/>
          </w:rPr>
          <w:fldChar w:fldCharType="begin" w:fldLock="1"/>
        </w:r>
        <w:r w:rsidR="005664F2" w:rsidDel="00702563">
          <w:rPr>
            <w:rFonts w:ascii="Arial" w:hAnsi="Arial" w:cs="Arial"/>
            <w:color w:val="000000" w:themeColor="text1"/>
            <w:lang w:val="en-US"/>
          </w:rPr>
          <w:del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delInstrText>
        </w:r>
        <w:r w:rsidDel="00702563">
          <w:rPr>
            <w:rFonts w:ascii="Arial" w:hAnsi="Arial" w:cs="Arial"/>
            <w:color w:val="000000" w:themeColor="text1"/>
            <w:lang w:val="en-US"/>
          </w:rPr>
          <w:fldChar w:fldCharType="separate"/>
        </w:r>
        <w:r w:rsidRPr="00877D42" w:rsidDel="00702563">
          <w:rPr>
            <w:rFonts w:ascii="Arial" w:hAnsi="Arial" w:cs="Arial"/>
            <w:noProof/>
            <w:color w:val="000000" w:themeColor="text1"/>
            <w:lang w:val="en-US"/>
          </w:rPr>
          <w:delText>(Strange et al., 2003)</w:delText>
        </w:r>
        <w:r w:rsidDel="00702563">
          <w:rPr>
            <w:rFonts w:ascii="Arial" w:hAnsi="Arial" w:cs="Arial"/>
            <w:color w:val="000000" w:themeColor="text1"/>
            <w:lang w:val="en-US"/>
          </w:rPr>
          <w:fldChar w:fldCharType="end"/>
        </w:r>
        <w:r w:rsidDel="00702563">
          <w:rPr>
            <w:rFonts w:ascii="Arial" w:hAnsi="Arial" w:cs="Arial"/>
            <w:color w:val="000000" w:themeColor="text1"/>
            <w:lang w:val="en-US"/>
          </w:rPr>
          <w:delText xml:space="preserve">. </w:delText>
        </w:r>
        <w:r w:rsidR="005664F2" w:rsidDel="00702563">
          <w:rPr>
            <w:rFonts w:ascii="Arial" w:hAnsi="Arial" w:cs="Arial"/>
            <w:color w:val="000000" w:themeColor="text1"/>
            <w:lang w:val="en-US"/>
          </w:rPr>
          <w:delText xml:space="preserve">However, the eCMR model explained these effects by positing that the oddball presentation produced a source context switch which disrupts temporal context therefore, hindering the recall of the items near the oddball </w:delText>
        </w:r>
        <w:r w:rsidR="005664F2" w:rsidDel="00702563">
          <w:rPr>
            <w:rFonts w:ascii="Arial" w:hAnsi="Arial" w:cs="Arial"/>
            <w:color w:val="000000" w:themeColor="text1"/>
            <w:lang w:val="en-US"/>
          </w:rPr>
          <w:fldChar w:fldCharType="begin" w:fldLock="1"/>
        </w:r>
        <w:r w:rsidR="00110CDD" w:rsidDel="00702563">
          <w:rPr>
            <w:rFonts w:ascii="Arial" w:hAnsi="Arial" w:cs="Arial"/>
            <w:color w:val="000000" w:themeColor="text1"/>
            <w:lang w:val="en-US"/>
          </w:rPr>
          <w:del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delInstrText>
        </w:r>
        <w:r w:rsidR="005664F2" w:rsidDel="00702563">
          <w:rPr>
            <w:rFonts w:ascii="Arial" w:hAnsi="Arial" w:cs="Arial"/>
            <w:color w:val="000000" w:themeColor="text1"/>
            <w:lang w:val="en-US"/>
          </w:rPr>
          <w:fldChar w:fldCharType="separate"/>
        </w:r>
        <w:r w:rsidR="005664F2" w:rsidRPr="005664F2" w:rsidDel="00702563">
          <w:rPr>
            <w:rFonts w:ascii="Arial" w:hAnsi="Arial" w:cs="Arial"/>
            <w:noProof/>
            <w:color w:val="000000" w:themeColor="text1"/>
            <w:lang w:val="en-US"/>
          </w:rPr>
          <w:delText>(Talmi et al., 2019)</w:delText>
        </w:r>
        <w:r w:rsidR="005664F2" w:rsidDel="00702563">
          <w:rPr>
            <w:rFonts w:ascii="Arial" w:hAnsi="Arial" w:cs="Arial"/>
            <w:color w:val="000000" w:themeColor="text1"/>
            <w:lang w:val="en-US"/>
          </w:rPr>
          <w:fldChar w:fldCharType="end"/>
        </w:r>
        <w:r w:rsidR="006F0FF6" w:rsidDel="00702563">
          <w:rPr>
            <w:rFonts w:ascii="Arial" w:hAnsi="Arial" w:cs="Arial"/>
            <w:color w:val="000000" w:themeColor="text1"/>
            <w:lang w:val="en-US"/>
          </w:rPr>
          <w:delText xml:space="preserve">. This was further explained by applying the model to simulated recall data in which they </w:delText>
        </w:r>
        <w:r w:rsidR="008A5C5E" w:rsidDel="00702563">
          <w:rPr>
            <w:rFonts w:ascii="Arial" w:hAnsi="Arial" w:cs="Arial"/>
            <w:color w:val="000000" w:themeColor="text1"/>
            <w:lang w:val="en-US"/>
          </w:rPr>
          <w:delText>reported decreased CRP of items following the oddball i.e a decreased likelihood of retrieving</w:delText>
        </w:r>
        <w:r w:rsidR="00110CDD" w:rsidDel="00702563">
          <w:rPr>
            <w:rFonts w:ascii="Arial" w:hAnsi="Arial" w:cs="Arial"/>
            <w:color w:val="000000" w:themeColor="text1"/>
            <w:lang w:val="en-US"/>
          </w:rPr>
          <w:delText xml:space="preserve"> items presented right after the oddball </w:delText>
        </w:r>
        <w:r w:rsidR="00110CDD" w:rsidDel="00702563">
          <w:rPr>
            <w:rFonts w:ascii="Arial" w:hAnsi="Arial" w:cs="Arial"/>
            <w:color w:val="000000" w:themeColor="text1"/>
            <w:lang w:val="en-US"/>
          </w:rPr>
          <w:fldChar w:fldCharType="begin" w:fldLock="1"/>
        </w:r>
        <w:r w:rsidR="00EA4E38" w:rsidDel="00702563">
          <w:rPr>
            <w:rFonts w:ascii="Arial" w:hAnsi="Arial" w:cs="Arial"/>
            <w:color w:val="000000" w:themeColor="text1"/>
            <w:lang w:val="en-US"/>
          </w:rPr>
          <w:del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delInstrText>
        </w:r>
        <w:r w:rsidR="00110CDD" w:rsidDel="00702563">
          <w:rPr>
            <w:rFonts w:ascii="Arial" w:hAnsi="Arial" w:cs="Arial"/>
            <w:color w:val="000000" w:themeColor="text1"/>
            <w:lang w:val="en-US"/>
          </w:rPr>
          <w:fldChar w:fldCharType="separate"/>
        </w:r>
        <w:r w:rsidR="00110CDD" w:rsidRPr="00110CDD" w:rsidDel="00702563">
          <w:rPr>
            <w:rFonts w:ascii="Arial" w:hAnsi="Arial" w:cs="Arial"/>
            <w:noProof/>
            <w:color w:val="000000" w:themeColor="text1"/>
            <w:lang w:val="en-US"/>
          </w:rPr>
          <w:delText>(Talmi et al., 2019)</w:delText>
        </w:r>
        <w:r w:rsidR="00110CDD" w:rsidDel="00702563">
          <w:rPr>
            <w:rFonts w:ascii="Arial" w:hAnsi="Arial" w:cs="Arial"/>
            <w:color w:val="000000" w:themeColor="text1"/>
            <w:lang w:val="en-US"/>
          </w:rPr>
          <w:fldChar w:fldCharType="end"/>
        </w:r>
        <w:r w:rsidR="00110CDD" w:rsidDel="00702563">
          <w:rPr>
            <w:rFonts w:ascii="Arial" w:hAnsi="Arial" w:cs="Arial"/>
            <w:color w:val="000000" w:themeColor="text1"/>
            <w:lang w:val="en-US"/>
          </w:rPr>
          <w:delText>.</w:delText>
        </w:r>
        <w:r w:rsidR="008571EB" w:rsidDel="00702563">
          <w:rPr>
            <w:rFonts w:ascii="Arial" w:hAnsi="Arial" w:cs="Arial"/>
            <w:color w:val="000000" w:themeColor="text1"/>
            <w:lang w:val="en-US"/>
          </w:rPr>
          <w:delText xml:space="preserve"> </w:delText>
        </w:r>
      </w:del>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 xml:space="preserve">to </w:t>
      </w:r>
      <w:del w:id="120" w:author="Peris Yague, Alba" w:date="2021-05-06T11:01:00Z">
        <w:r w:rsidR="00BC7D73" w:rsidDel="002F7895">
          <w:rPr>
            <w:rFonts w:ascii="Arial" w:hAnsi="Arial" w:cs="Arial"/>
            <w:color w:val="000000" w:themeColor="text1"/>
            <w:lang w:val="en-US"/>
          </w:rPr>
          <w:delText>the recall of lists containing an</w:delText>
        </w:r>
        <w:r w:rsidR="00A82210" w:rsidDel="002F7895">
          <w:rPr>
            <w:rFonts w:ascii="Arial" w:hAnsi="Arial" w:cs="Arial"/>
            <w:color w:val="000000" w:themeColor="text1"/>
            <w:lang w:val="en-US"/>
          </w:rPr>
          <w:delText xml:space="preserve"> emotional oddball</w:delText>
        </w:r>
      </w:del>
      <w:ins w:id="121" w:author="Peris Yague, Alba" w:date="2021-05-06T11:01:00Z">
        <w:r w:rsidR="002F7895">
          <w:rPr>
            <w:rFonts w:ascii="Arial" w:hAnsi="Arial" w:cs="Arial"/>
            <w:color w:val="000000" w:themeColor="text1"/>
            <w:lang w:val="en-US"/>
          </w:rPr>
          <w:t>emotional settings</w:t>
        </w:r>
      </w:ins>
      <w:r w:rsidR="00BC7D73">
        <w:rPr>
          <w:rFonts w:ascii="Arial" w:hAnsi="Arial" w:cs="Arial"/>
          <w:color w:val="000000" w:themeColor="text1"/>
          <w:lang w:val="en-US"/>
        </w:rPr>
        <w:t xml:space="preserve">, this </w:t>
      </w:r>
      <w:del w:id="122" w:author="Peris Yague, Alba" w:date="2021-05-06T11:01:00Z">
        <w:r w:rsidR="00570392" w:rsidDel="002F7895">
          <w:rPr>
            <w:rFonts w:ascii="Arial" w:hAnsi="Arial" w:cs="Arial"/>
            <w:color w:val="000000" w:themeColor="text1"/>
            <w:lang w:val="en-US"/>
          </w:rPr>
          <w:delText xml:space="preserve">has </w:delText>
        </w:r>
        <w:r w:rsidR="000572DB" w:rsidDel="002F7895">
          <w:rPr>
            <w:rFonts w:ascii="Arial" w:hAnsi="Arial" w:cs="Arial"/>
            <w:color w:val="000000" w:themeColor="text1"/>
            <w:lang w:val="en-US"/>
          </w:rPr>
          <w:delText>yet</w:delText>
        </w:r>
      </w:del>
      <w:ins w:id="123" w:author="Peris Yague, Alba" w:date="2021-05-06T11:01:00Z">
        <w:r w:rsidR="002F7895">
          <w:rPr>
            <w:rFonts w:ascii="Arial" w:hAnsi="Arial" w:cs="Arial"/>
            <w:color w:val="000000" w:themeColor="text1"/>
            <w:lang w:val="en-US"/>
          </w:rPr>
          <w:t>remains</w:t>
        </w:r>
      </w:ins>
      <w:r w:rsidR="000572DB">
        <w:rPr>
          <w:rFonts w:ascii="Arial" w:hAnsi="Arial" w:cs="Arial"/>
          <w:color w:val="000000" w:themeColor="text1"/>
          <w:lang w:val="en-US"/>
        </w:rPr>
        <w:t xml:space="preserve"> to be</w:t>
      </w:r>
      <w:r w:rsidR="00BC7D73">
        <w:rPr>
          <w:rFonts w:ascii="Arial" w:hAnsi="Arial" w:cs="Arial"/>
          <w:color w:val="000000" w:themeColor="text1"/>
          <w:lang w:val="en-US"/>
        </w:rPr>
        <w:t xml:space="preserve"> </w:t>
      </w:r>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r w:rsidR="00ED6EE6">
        <w:rPr>
          <w:rFonts w:ascii="Arial" w:hAnsi="Arial" w:cs="Arial"/>
          <w:color w:val="000000" w:themeColor="text1"/>
          <w:lang w:val="en-US"/>
        </w:rPr>
        <w:t xml:space="preserve"> in oddball paradigms</w:t>
      </w:r>
      <w:r w:rsidR="00BC7D73">
        <w:rPr>
          <w:rFonts w:ascii="Arial" w:hAnsi="Arial" w:cs="Arial"/>
          <w:color w:val="000000" w:themeColor="text1"/>
          <w:lang w:val="en-US"/>
        </w:rPr>
        <w:t>.</w:t>
      </w:r>
      <w:r w:rsidR="002A3B46">
        <w:rPr>
          <w:rFonts w:ascii="Arial" w:hAnsi="Arial" w:cs="Arial"/>
          <w:color w:val="000000" w:themeColor="text1"/>
          <w:lang w:val="en-US"/>
        </w:rPr>
        <w:t xml:space="preserve"> </w:t>
      </w:r>
    </w:p>
    <w:p w14:paraId="632ECFE0" w14:textId="5BB38477" w:rsidR="00A536AA" w:rsidRDefault="00E3792B" w:rsidP="00BE0CE0">
      <w:pPr>
        <w:spacing w:line="480" w:lineRule="auto"/>
        <w:ind w:firstLine="360"/>
        <w:jc w:val="both"/>
        <w:rPr>
          <w:rFonts w:ascii="Arial" w:hAnsi="Arial" w:cs="Arial"/>
          <w:color w:val="000000" w:themeColor="text1"/>
          <w:lang w:val="en-US"/>
        </w:rPr>
      </w:pPr>
      <w:ins w:id="124" w:author="Peris Yague, Alba" w:date="2021-05-05T17:09:00Z">
        <w:r>
          <w:rPr>
            <w:rFonts w:ascii="Arial" w:hAnsi="Arial" w:cs="Arial"/>
            <w:color w:val="000000" w:themeColor="text1"/>
            <w:lang w:val="en-US"/>
          </w:rPr>
          <w:t xml:space="preserve">A </w:t>
        </w:r>
      </w:ins>
      <w:del w:id="125" w:author="Peris Yague, Alba" w:date="2021-05-05T17:09:00Z">
        <w:r w:rsidR="00A863DA" w:rsidDel="00E3792B">
          <w:rPr>
            <w:rFonts w:ascii="Arial" w:hAnsi="Arial" w:cs="Arial"/>
            <w:color w:val="000000" w:themeColor="text1"/>
            <w:lang w:val="en-US"/>
          </w:rPr>
          <w:delText>In the context of the computational models of recall abovementioned, a</w:delText>
        </w:r>
        <w:r w:rsidR="00A536AA" w:rsidRPr="00EA4E38" w:rsidDel="00E3792B">
          <w:rPr>
            <w:rFonts w:ascii="Arial" w:hAnsi="Arial" w:cs="Arial"/>
            <w:color w:val="000000" w:themeColor="text1"/>
            <w:lang w:val="en-US"/>
          </w:rPr>
          <w:delText xml:space="preserve"> </w:delText>
        </w:r>
      </w:del>
      <w:r w:rsidR="00A536AA" w:rsidRPr="00EA4E38">
        <w:rPr>
          <w:rFonts w:ascii="Arial" w:hAnsi="Arial" w:cs="Arial"/>
          <w:color w:val="000000" w:themeColor="text1"/>
          <w:lang w:val="en-US"/>
        </w:rPr>
        <w:t>strong contextual change, produced by an oddball presentation, would predict a contextual item association shift from the oddball presentation onwards</w:t>
      </w:r>
      <w:r w:rsidR="00D80D33">
        <w:rPr>
          <w:rFonts w:ascii="Arial" w:hAnsi="Arial" w:cs="Arial"/>
          <w:color w:val="000000" w:themeColor="text1"/>
          <w:lang w:val="en-US"/>
        </w:rPr>
        <w:t xml:space="preserve"> and</w:t>
      </w:r>
      <w:del w:id="126" w:author="Peris Yague, Alba" w:date="2021-05-06T11:01:00Z">
        <w:r w:rsidR="00D80D33" w:rsidDel="002F7895">
          <w:rPr>
            <w:rFonts w:ascii="Arial" w:hAnsi="Arial" w:cs="Arial"/>
            <w:color w:val="000000" w:themeColor="text1"/>
            <w:lang w:val="en-US"/>
          </w:rPr>
          <w:delText xml:space="preserve">, </w:delText>
        </w:r>
        <w:r w:rsidR="00A536AA" w:rsidRPr="00EA4E38" w:rsidDel="002F7895">
          <w:rPr>
            <w:rFonts w:ascii="Arial" w:hAnsi="Arial" w:cs="Arial"/>
            <w:color w:val="000000" w:themeColor="text1"/>
            <w:lang w:val="en-US"/>
          </w:rPr>
          <w:delText xml:space="preserve"> </w:delText>
        </w:r>
        <w:r w:rsidR="00D80D33" w:rsidDel="002F7895">
          <w:rPr>
            <w:rFonts w:ascii="Arial" w:hAnsi="Arial" w:cs="Arial"/>
            <w:color w:val="000000" w:themeColor="text1"/>
            <w:lang w:val="en-US"/>
          </w:rPr>
          <w:delText>b</w:delText>
        </w:r>
        <w:r w:rsidR="00997603" w:rsidDel="002F7895">
          <w:rPr>
            <w:rFonts w:ascii="Arial" w:hAnsi="Arial" w:cs="Arial"/>
            <w:color w:val="000000" w:themeColor="text1"/>
            <w:lang w:val="en-US"/>
          </w:rPr>
          <w:delText>ased on previous work,</w:delText>
        </w:r>
      </w:del>
      <w:r w:rsidR="00997603">
        <w:rPr>
          <w:rFonts w:ascii="Arial" w:hAnsi="Arial" w:cs="Arial"/>
          <w:color w:val="000000" w:themeColor="text1"/>
          <w:lang w:val="en-US"/>
        </w:rPr>
        <w:t xml:space="preserve"> w</w:t>
      </w:r>
      <w:r w:rsidR="00EA4E38">
        <w:rPr>
          <w:rFonts w:ascii="Arial" w:hAnsi="Arial" w:cs="Arial"/>
          <w:color w:val="000000" w:themeColor="text1"/>
          <w:lang w:val="en-US"/>
        </w:rPr>
        <w:t xml:space="preserve">e would expect oddballs to be recalled early </w:t>
      </w:r>
      <w:r w:rsidR="009D0BBF">
        <w:rPr>
          <w:rFonts w:ascii="Arial" w:hAnsi="Arial" w:cs="Arial"/>
          <w:color w:val="000000" w:themeColor="text1"/>
          <w:lang w:val="en-US"/>
        </w:rPr>
        <w:t>in recall order</w:t>
      </w:r>
      <w:r w:rsidR="00EA4E38">
        <w:rPr>
          <w:rFonts w:ascii="Arial" w:hAnsi="Arial" w:cs="Arial"/>
          <w:color w:val="000000" w:themeColor="text1"/>
          <w:lang w:val="en-US"/>
        </w:rPr>
        <w:t xml:space="preserve"> </w:t>
      </w:r>
      <w:r w:rsidR="00EA4E38">
        <w:rPr>
          <w:rFonts w:ascii="Arial" w:hAnsi="Arial" w:cs="Arial"/>
          <w:color w:val="000000" w:themeColor="text1"/>
          <w:lang w:val="en-US"/>
        </w:rPr>
        <w:fldChar w:fldCharType="begin" w:fldLock="1"/>
      </w:r>
      <w:r w:rsidR="00DA1373">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et al., 2014; Talmi et al., 2019)","plainTextFormattedCitation":"(Elhalal et al., 2014; Talmi et al., 2019)","previouslyFormattedCitation":"(Elhalal et al.,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EA4E38" w:rsidRPr="00EA4E38">
        <w:rPr>
          <w:rFonts w:ascii="Arial" w:hAnsi="Arial" w:cs="Arial"/>
          <w:noProof/>
          <w:color w:val="000000" w:themeColor="text1"/>
          <w:lang w:val="en-US"/>
        </w:rPr>
        <w:t>(Elhalal et al.,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xml:space="preserve">. </w:t>
      </w:r>
      <w:r w:rsidR="001C0F81">
        <w:rPr>
          <w:rFonts w:ascii="Arial" w:hAnsi="Arial" w:cs="Arial"/>
          <w:color w:val="000000" w:themeColor="text1"/>
          <w:lang w:val="en-US"/>
        </w:rPr>
        <w:t xml:space="preserve">Furthermore, computational models have shown that optimal recall occurs when recall </w:t>
      </w:r>
      <w:del w:id="127" w:author="Peris Yague, Alba" w:date="2021-05-06T11:02:00Z">
        <w:r w:rsidR="001C0F81" w:rsidDel="002F7895">
          <w:rPr>
            <w:rFonts w:ascii="Arial" w:hAnsi="Arial" w:cs="Arial"/>
            <w:color w:val="000000" w:themeColor="text1"/>
            <w:lang w:val="en-US"/>
          </w:rPr>
          <w:delText>is initiated</w:delText>
        </w:r>
      </w:del>
      <w:ins w:id="128" w:author="Peris Yague, Alba" w:date="2021-05-06T11:02:00Z">
        <w:r w:rsidR="002F7895">
          <w:rPr>
            <w:rFonts w:ascii="Arial" w:hAnsi="Arial" w:cs="Arial"/>
            <w:color w:val="000000" w:themeColor="text1"/>
            <w:lang w:val="en-US"/>
          </w:rPr>
          <w:t>begins</w:t>
        </w:r>
      </w:ins>
      <w:r w:rsidR="001C0F81">
        <w:rPr>
          <w:rFonts w:ascii="Arial" w:hAnsi="Arial" w:cs="Arial"/>
          <w:color w:val="000000" w:themeColor="text1"/>
          <w:lang w:val="en-US"/>
        </w:rPr>
        <w:t xml:space="preserve"> at the beginning of a list and there is a strong forward-contiguity </w:t>
      </w:r>
      <w:r w:rsidR="001C0F81">
        <w:rPr>
          <w:rFonts w:ascii="Arial" w:hAnsi="Arial" w:cs="Arial"/>
          <w:color w:val="000000" w:themeColor="text1"/>
          <w:lang w:val="en-US"/>
        </w:rPr>
        <w:fldChar w:fldCharType="begin" w:fldLock="1"/>
      </w:r>
      <w:r w:rsidR="004D4F25">
        <w:rPr>
          <w:rFonts w:ascii="Arial" w:hAnsi="Arial" w:cs="Arial"/>
          <w:color w:val="000000" w:themeColor="text1"/>
          <w:lang w:val="en-US"/>
        </w:rPr>
        <w:instrText>ADDIN CSL_CITATION {"citationItems":[{"id":"ITEM-1","itemData":{"DOI":"10.2115/fiber.8.163","ISSN":"1884-2259","author":[{"dropping-particle":"","family":"Zhang","given":"Qiong","non-dropping-particle":"","parse-names":false,"suffix":""},{"dropping-particle":"","family":"Griffiths","given":"Thomas L.","non-dropping-particle":"","parse-names":false,"suffix":""},{"dropping-particle":"","family":"Norman","given":"Kenneth A.","non-dropping-particle":"","parse-names":false,"suffix":""}],"id":"ITEM-1","issued":{"date-parts":[["2021"]]},"title":"Optimal policies for free recall","type":"article-journal"},"uris":["http://www.mendeley.com/documents/?uuid=7696aa88-57f1-435d-8ca5-609ff54130b4"]}],"mendeley":{"formattedCitation":"(Zhang et al., 2021)","plainTextFormattedCitation":"(Zhang et al., 2021)","previouslyFormattedCitation":"(Zhang et al., 2021)"},"properties":{"noteIndex":0},"schema":"https://github.com/citation-style-language/schema/raw/master/csl-citation.json"}</w:instrText>
      </w:r>
      <w:r w:rsidR="001C0F81">
        <w:rPr>
          <w:rFonts w:ascii="Arial" w:hAnsi="Arial" w:cs="Arial"/>
          <w:color w:val="000000" w:themeColor="text1"/>
          <w:lang w:val="en-US"/>
        </w:rPr>
        <w:fldChar w:fldCharType="separate"/>
      </w:r>
      <w:r w:rsidR="001C0F81" w:rsidRPr="001C0F81">
        <w:rPr>
          <w:rFonts w:ascii="Arial" w:hAnsi="Arial" w:cs="Arial"/>
          <w:noProof/>
          <w:color w:val="000000" w:themeColor="text1"/>
          <w:lang w:val="en-US"/>
        </w:rPr>
        <w:t>(Zhang et al., 2021)</w:t>
      </w:r>
      <w:r w:rsidR="001C0F81">
        <w:rPr>
          <w:rFonts w:ascii="Arial" w:hAnsi="Arial" w:cs="Arial"/>
          <w:color w:val="000000" w:themeColor="text1"/>
          <w:lang w:val="en-US"/>
        </w:rPr>
        <w:fldChar w:fldCharType="end"/>
      </w:r>
      <w:r w:rsidR="001C0F81">
        <w:rPr>
          <w:rFonts w:ascii="Arial" w:hAnsi="Arial" w:cs="Arial"/>
          <w:color w:val="000000" w:themeColor="text1"/>
          <w:lang w:val="en-US"/>
        </w:rPr>
        <w:t xml:space="preserve">. </w:t>
      </w:r>
      <w:r w:rsidR="00186E4D">
        <w:rPr>
          <w:rFonts w:ascii="Arial" w:hAnsi="Arial" w:cs="Arial"/>
          <w:color w:val="000000" w:themeColor="text1"/>
          <w:lang w:val="en-US"/>
        </w:rPr>
        <w:t>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 </w:t>
      </w:r>
      <w:del w:id="129" w:author="Peris Yague, Alba" w:date="2021-05-06T11:04:00Z">
        <w:r w:rsidR="00283032" w:rsidDel="002F7895">
          <w:rPr>
            <w:rFonts w:ascii="Arial" w:hAnsi="Arial" w:cs="Arial"/>
            <w:color w:val="000000" w:themeColor="text1"/>
            <w:lang w:val="en-US"/>
          </w:rPr>
          <w:delText>Specifically, we</w:delText>
        </w:r>
      </w:del>
      <w:ins w:id="130" w:author="Peris Yague, Alba" w:date="2021-05-06T11:04:00Z">
        <w:r w:rsidR="002F7895">
          <w:rPr>
            <w:rFonts w:ascii="Arial" w:hAnsi="Arial" w:cs="Arial"/>
            <w:color w:val="000000" w:themeColor="text1"/>
            <w:lang w:val="en-US"/>
          </w:rPr>
          <w:t>We</w:t>
        </w:r>
      </w:ins>
      <w:r w:rsidR="00283032">
        <w:rPr>
          <w:rFonts w:ascii="Arial" w:hAnsi="Arial" w:cs="Arial"/>
          <w:color w:val="000000" w:themeColor="text1"/>
          <w:lang w:val="en-US"/>
        </w:rPr>
        <w:t xml:space="preserve"> hypothesize this forward lag contiguity enhancement to </w:t>
      </w:r>
      <w:r w:rsidR="004A1D16">
        <w:rPr>
          <w:rFonts w:ascii="Arial" w:hAnsi="Arial" w:cs="Arial"/>
          <w:color w:val="000000" w:themeColor="text1"/>
          <w:lang w:val="en-US"/>
        </w:rPr>
        <w:t>account for</w:t>
      </w:r>
      <w:r w:rsidR="00283032">
        <w:rPr>
          <w:rFonts w:ascii="Arial" w:hAnsi="Arial" w:cs="Arial"/>
          <w:color w:val="000000" w:themeColor="text1"/>
          <w:lang w:val="en-US"/>
        </w:rPr>
        <w:t xml:space="preserve"> the retrograde amnesic effect</w:t>
      </w:r>
      <w:ins w:id="131" w:author="Peris Yague, Alba" w:date="2021-05-06T11:04:00Z">
        <w:r w:rsidR="002F7895">
          <w:rPr>
            <w:rFonts w:ascii="Arial" w:hAnsi="Arial" w:cs="Arial"/>
            <w:color w:val="000000" w:themeColor="text1"/>
            <w:lang w:val="en-US"/>
          </w:rPr>
          <w:t xml:space="preserve">, </w:t>
        </w:r>
      </w:ins>
      <w:proofErr w:type="spellStart"/>
      <w:ins w:id="132" w:author="Peris Yague, Alba" w:date="2021-05-06T11:05:00Z">
        <w:r w:rsidR="002F7895">
          <w:rPr>
            <w:rFonts w:ascii="Arial" w:hAnsi="Arial" w:cs="Arial"/>
            <w:color w:val="000000" w:themeColor="text1"/>
            <w:lang w:val="en-US"/>
          </w:rPr>
          <w:t>i.e</w:t>
        </w:r>
        <w:proofErr w:type="spellEnd"/>
        <w:r w:rsidR="002F7895">
          <w:rPr>
            <w:rFonts w:ascii="Arial" w:hAnsi="Arial" w:cs="Arial"/>
            <w:color w:val="000000" w:themeColor="text1"/>
            <w:lang w:val="en-US"/>
          </w:rPr>
          <w:t xml:space="preserve"> </w:t>
        </w:r>
      </w:ins>
      <w:del w:id="133" w:author="Peris Yague, Alba" w:date="2021-05-06T11:04:00Z">
        <w:r w:rsidR="00283032" w:rsidDel="002F7895">
          <w:rPr>
            <w:rFonts w:ascii="Arial" w:hAnsi="Arial" w:cs="Arial"/>
            <w:color w:val="000000" w:themeColor="text1"/>
            <w:lang w:val="en-US"/>
          </w:rPr>
          <w:delText xml:space="preserve">. </w:delText>
        </w:r>
        <w:r w:rsidR="009D0BBF" w:rsidDel="002F7895">
          <w:rPr>
            <w:rFonts w:ascii="Arial" w:hAnsi="Arial" w:cs="Arial"/>
            <w:color w:val="000000" w:themeColor="text1"/>
            <w:lang w:val="en-US"/>
          </w:rPr>
          <w:delText xml:space="preserve">That is, </w:delText>
        </w:r>
      </w:del>
      <w:r w:rsidR="009D0BBF">
        <w:rPr>
          <w:rFonts w:ascii="Arial" w:hAnsi="Arial" w:cs="Arial"/>
          <w:color w:val="000000" w:themeColor="text1"/>
          <w:lang w:val="en-US"/>
        </w:rPr>
        <w:t xml:space="preserve">if an oddball is well remembered and involves a forward progression of recall, it will be less likely that preceding items </w:t>
      </w:r>
      <w:del w:id="134" w:author="Peris Yague, Alba" w:date="2021-05-05T17:41:00Z">
        <w:r w:rsidR="009D0BBF" w:rsidDel="00EB13D3">
          <w:rPr>
            <w:rFonts w:ascii="Arial" w:hAnsi="Arial" w:cs="Arial"/>
            <w:color w:val="000000" w:themeColor="text1"/>
            <w:lang w:val="en-US"/>
          </w:rPr>
          <w:delText xml:space="preserve">(i.e oddball-1) </w:delText>
        </w:r>
      </w:del>
      <w:r w:rsidR="009D0BBF">
        <w:rPr>
          <w:rFonts w:ascii="Arial" w:hAnsi="Arial" w:cs="Arial"/>
          <w:color w:val="000000" w:themeColor="text1"/>
          <w:lang w:val="en-US"/>
        </w:rPr>
        <w:t xml:space="preserve">will be recalled. </w:t>
      </w:r>
    </w:p>
    <w:p w14:paraId="457BDE81" w14:textId="097B855C" w:rsidR="00D973DA" w:rsidRPr="000D031A" w:rsidRDefault="00D44230"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I</w:t>
      </w:r>
      <w:r w:rsidR="007D22F8">
        <w:rPr>
          <w:rFonts w:ascii="Arial" w:hAnsi="Arial" w:cs="Arial"/>
          <w:color w:val="000000" w:themeColor="text1"/>
          <w:lang w:val="en-US"/>
        </w:rPr>
        <w:t>n the present study</w:t>
      </w:r>
      <w:r>
        <w:rPr>
          <w:rFonts w:ascii="Arial" w:hAnsi="Arial" w:cs="Arial"/>
          <w:color w:val="000000" w:themeColor="text1"/>
          <w:lang w:val="en-US"/>
        </w:rPr>
        <w:t>,</w:t>
      </w:r>
      <w:r w:rsidR="007D22F8">
        <w:rPr>
          <w:rFonts w:ascii="Arial" w:hAnsi="Arial" w:cs="Arial"/>
          <w:color w:val="000000" w:themeColor="text1"/>
          <w:lang w:val="en-US"/>
        </w:rPr>
        <w:t xml:space="preserve"> we aim to </w:t>
      </w:r>
      <w:r w:rsidR="00750A9E">
        <w:rPr>
          <w:rFonts w:ascii="Arial" w:hAnsi="Arial" w:cs="Arial"/>
          <w:color w:val="000000" w:themeColor="text1"/>
          <w:lang w:val="en-US"/>
        </w:rPr>
        <w:t>investigate oddball effects</w:t>
      </w:r>
      <w:r w:rsidR="00C905F2">
        <w:rPr>
          <w:rFonts w:ascii="Arial" w:hAnsi="Arial" w:cs="Arial"/>
          <w:color w:val="000000" w:themeColor="text1"/>
          <w:lang w:val="en-US"/>
        </w:rPr>
        <w:t xml:space="preserve"> on CRP curves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w:t>
      </w:r>
      <w:del w:id="135" w:author="Peris Yague, Alba" w:date="2021-05-05T17:09:00Z">
        <w:r w:rsidR="00F220AE" w:rsidDel="00E3792B">
          <w:rPr>
            <w:rFonts w:ascii="Arial" w:hAnsi="Arial" w:cs="Arial"/>
            <w:color w:val="000000" w:themeColor="text1"/>
            <w:lang w:val="en-US"/>
          </w:rPr>
          <w:delText xml:space="preserve">a sample of 70 </w:delText>
        </w:r>
      </w:del>
      <w:r w:rsidR="00F220AE">
        <w:rPr>
          <w:rFonts w:ascii="Arial" w:hAnsi="Arial" w:cs="Arial"/>
          <w:color w:val="000000" w:themeColor="text1"/>
          <w:lang w:val="en-US"/>
        </w:rPr>
        <w:t>healthy young participants</w:t>
      </w:r>
      <w:ins w:id="136" w:author="Peris Yague, Alba" w:date="2021-05-05T17:09:00Z">
        <w:r w:rsidR="00E3792B">
          <w:rPr>
            <w:rFonts w:ascii="Arial" w:hAnsi="Arial" w:cs="Arial"/>
            <w:color w:val="000000" w:themeColor="text1"/>
            <w:lang w:val="en-US"/>
          </w:rPr>
          <w:t xml:space="preserve"> (N=70)</w:t>
        </w:r>
      </w:ins>
      <w:r w:rsidR="00F220AE">
        <w:rPr>
          <w:rFonts w:ascii="Arial" w:hAnsi="Arial" w:cs="Arial"/>
          <w:color w:val="000000" w:themeColor="text1"/>
          <w:lang w:val="en-US"/>
        </w:rPr>
        <w:t>,</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w:t>
      </w:r>
      <w:r w:rsidR="00F220AE">
        <w:rPr>
          <w:rFonts w:ascii="Arial" w:hAnsi="Arial" w:cs="Arial"/>
          <w:color w:val="000000" w:themeColor="text1"/>
          <w:lang w:val="en-US"/>
        </w:rPr>
        <w:lastRenderedPageBreak/>
        <w:t>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del w:id="137" w:author="Peris Yague, Alba" w:date="2021-05-05T17:42:00Z">
        <w:r w:rsidR="00F220AE" w:rsidDel="00DE2C59">
          <w:rPr>
            <w:rFonts w:ascii="Arial" w:hAnsi="Arial" w:cs="Arial"/>
            <w:color w:val="000000" w:themeColor="text1"/>
            <w:lang w:val="en-US"/>
          </w:rPr>
          <w:delText xml:space="preserve">originally </w:delText>
        </w:r>
      </w:del>
      <w:r w:rsidR="00F220AE">
        <w:rPr>
          <w:rFonts w:ascii="Arial" w:hAnsi="Arial" w:cs="Arial"/>
          <w:color w:val="000000" w:themeColor="text1"/>
          <w:lang w:val="en-US"/>
        </w:rPr>
        <w:t xml:space="preserve">reported in </w:t>
      </w:r>
      <w:r w:rsidR="00F220AE">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del w:id="138" w:author="Peris Yague, Alba" w:date="2021-05-05T17:10:00Z">
        <w:r w:rsidR="001230CB" w:rsidDel="00E3792B">
          <w:rPr>
            <w:rFonts w:ascii="Arial" w:hAnsi="Arial" w:cs="Arial"/>
            <w:color w:val="000000" w:themeColor="text1"/>
            <w:lang w:val="en-US"/>
          </w:rPr>
          <w:delText xml:space="preserve">Previously reported retrograde amnesia effects </w:delText>
        </w:r>
        <w:r w:rsidR="001230CB" w:rsidDel="00E3792B">
          <w:rPr>
            <w:rFonts w:ascii="Arial" w:hAnsi="Arial" w:cs="Arial"/>
            <w:color w:val="000000" w:themeColor="text1"/>
            <w:lang w:val="en-US"/>
          </w:rPr>
          <w:fldChar w:fldCharType="begin" w:fldLock="1"/>
        </w:r>
        <w:r w:rsidR="00A362B0" w:rsidDel="00E3792B">
          <w:rPr>
            <w:rFonts w:ascii="Arial" w:hAnsi="Arial" w:cs="Arial"/>
            <w:color w:val="000000" w:themeColor="text1"/>
            <w:lang w:val="en-US"/>
          </w:rPr>
          <w:del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2016; Tulving, 1968)"},"properties":{"noteIndex":0},"schema":"https://github.com/citation-style-language/schema/raw/master/csl-citation.json"}</w:delInstrText>
        </w:r>
        <w:r w:rsidR="001230CB" w:rsidDel="00E3792B">
          <w:rPr>
            <w:rFonts w:ascii="Arial" w:hAnsi="Arial" w:cs="Arial"/>
            <w:color w:val="000000" w:themeColor="text1"/>
            <w:lang w:val="en-US"/>
          </w:rPr>
          <w:fldChar w:fldCharType="separate"/>
        </w:r>
        <w:r w:rsidR="001230CB" w:rsidRPr="001230CB" w:rsidDel="00E3792B">
          <w:rPr>
            <w:rFonts w:ascii="Arial" w:hAnsi="Arial" w:cs="Arial"/>
            <w:noProof/>
            <w:color w:val="000000" w:themeColor="text1"/>
            <w:lang w:val="en-US"/>
          </w:rPr>
          <w:delText>(Angelini et al., 1994; Schmidt and Schmidt, 2016; Tulving, 1968)</w:delText>
        </w:r>
        <w:r w:rsidR="001230CB" w:rsidDel="00E3792B">
          <w:rPr>
            <w:rFonts w:ascii="Arial" w:hAnsi="Arial" w:cs="Arial"/>
            <w:color w:val="000000" w:themeColor="text1"/>
            <w:lang w:val="en-US"/>
          </w:rPr>
          <w:fldChar w:fldCharType="end"/>
        </w:r>
        <w:r w:rsidR="001230CB" w:rsidDel="00E3792B">
          <w:rPr>
            <w:rFonts w:ascii="Arial" w:hAnsi="Arial" w:cs="Arial"/>
            <w:color w:val="000000" w:themeColor="text1"/>
            <w:lang w:val="en-US"/>
          </w:rPr>
          <w:delText xml:space="preserve"> were limited in temporal duration, spanning to the order of 1 second. Therefore,</w:delText>
        </w:r>
      </w:del>
      <w:r w:rsidR="001230CB">
        <w:rPr>
          <w:rFonts w:ascii="Arial" w:hAnsi="Arial" w:cs="Arial"/>
          <w:color w:val="000000" w:themeColor="text1"/>
          <w:lang w:val="en-US"/>
        </w:rPr>
        <w:t xml:space="preserve"> </w:t>
      </w:r>
      <w:ins w:id="139" w:author="Peris Yague, Alba" w:date="2021-05-05T17:10:00Z">
        <w:r w:rsidR="00E3792B">
          <w:rPr>
            <w:rFonts w:ascii="Arial" w:hAnsi="Arial" w:cs="Arial"/>
            <w:color w:val="000000" w:themeColor="text1"/>
            <w:lang w:val="en-US"/>
          </w:rPr>
          <w:t>I</w:t>
        </w:r>
      </w:ins>
      <w:del w:id="140" w:author="Peris Yague, Alba" w:date="2021-05-05T17:10:00Z">
        <w:r w:rsidR="001230CB" w:rsidDel="00E3792B">
          <w:rPr>
            <w:rFonts w:ascii="Arial" w:hAnsi="Arial" w:cs="Arial"/>
            <w:color w:val="000000" w:themeColor="text1"/>
            <w:lang w:val="en-US"/>
          </w:rPr>
          <w:delText>i</w:delText>
        </w:r>
      </w:del>
      <w:r w:rsidR="001230CB">
        <w:rPr>
          <w:rFonts w:ascii="Arial" w:hAnsi="Arial" w:cs="Arial"/>
          <w:color w:val="000000" w:themeColor="text1"/>
          <w:lang w:val="en-US"/>
        </w:rPr>
        <w:t xml:space="preserve">n the present task we </w:t>
      </w:r>
      <w:del w:id="141" w:author="Peris Yague, Alba" w:date="2021-05-06T11:07:00Z">
        <w:r w:rsidR="001230CB" w:rsidDel="002F7895">
          <w:rPr>
            <w:rFonts w:ascii="Arial" w:hAnsi="Arial" w:cs="Arial"/>
            <w:color w:val="000000" w:themeColor="text1"/>
            <w:lang w:val="en-US"/>
          </w:rPr>
          <w:delText xml:space="preserve">aim </w:delText>
        </w:r>
        <w:r w:rsidDel="002F7895">
          <w:rPr>
            <w:rFonts w:ascii="Arial" w:hAnsi="Arial" w:cs="Arial"/>
            <w:color w:val="000000" w:themeColor="text1"/>
            <w:lang w:val="en-US"/>
          </w:rPr>
          <w:delText xml:space="preserve">to </w:delText>
        </w:r>
      </w:del>
      <w:r w:rsidR="00034615">
        <w:rPr>
          <w:rFonts w:ascii="Arial" w:hAnsi="Arial" w:cs="Arial"/>
          <w:color w:val="000000" w:themeColor="text1"/>
          <w:lang w:val="en-US"/>
        </w:rPr>
        <w:t>1</w:t>
      </w:r>
      <w:r w:rsidR="00750A9E">
        <w:rPr>
          <w:rFonts w:ascii="Arial" w:hAnsi="Arial" w:cs="Arial"/>
          <w:color w:val="000000" w:themeColor="text1"/>
          <w:lang w:val="en-US"/>
        </w:rPr>
        <w:t>) investigat</w:t>
      </w:r>
      <w:r>
        <w:rPr>
          <w:rFonts w:ascii="Arial" w:hAnsi="Arial" w:cs="Arial"/>
          <w:color w:val="000000" w:themeColor="text1"/>
          <w:lang w:val="en-US"/>
        </w:rPr>
        <w:t>e</w:t>
      </w:r>
      <w:r w:rsidR="00750A9E">
        <w:rPr>
          <w:rFonts w:ascii="Arial" w:hAnsi="Arial" w:cs="Arial"/>
          <w:color w:val="000000" w:themeColor="text1"/>
          <w:lang w:val="en-US"/>
        </w:rPr>
        <w:t xml:space="preserve"> how recall patterns are modulated by timing </w:t>
      </w:r>
      <w:del w:id="142" w:author="Peris Yague, Alba" w:date="2021-05-05T16:18:00Z">
        <w:r w:rsidR="00392353" w:rsidDel="00702563">
          <w:rPr>
            <w:rFonts w:ascii="Arial" w:hAnsi="Arial" w:cs="Arial"/>
            <w:color w:val="000000" w:themeColor="text1"/>
            <w:lang w:val="en-US"/>
          </w:rPr>
          <w:delText>(SOA)</w:delText>
        </w:r>
      </w:del>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w:t>
      </w:r>
      <w:del w:id="143" w:author="Peris Yague, Alba" w:date="2021-05-05T17:10:00Z">
        <w:r w:rsidR="00750A9E" w:rsidDel="00E3792B">
          <w:rPr>
            <w:rFonts w:ascii="Arial" w:hAnsi="Arial" w:cs="Arial"/>
            <w:color w:val="000000" w:themeColor="text1"/>
            <w:lang w:val="en-US"/>
          </w:rPr>
          <w:delText>computational models</w:delText>
        </w:r>
      </w:del>
      <w:ins w:id="144" w:author="Peris Yague, Alba" w:date="2021-05-05T17:10:00Z">
        <w:r w:rsidR="00E3792B">
          <w:rPr>
            <w:rFonts w:ascii="Arial" w:hAnsi="Arial" w:cs="Arial"/>
            <w:color w:val="000000" w:themeColor="text1"/>
            <w:lang w:val="en-US"/>
          </w:rPr>
          <w:t>quantitative approaches</w:t>
        </w:r>
      </w:ins>
      <w:r w:rsidR="00750A9E">
        <w:rPr>
          <w:rFonts w:ascii="Arial" w:hAnsi="Arial" w:cs="Arial"/>
          <w:color w:val="000000" w:themeColor="text1"/>
          <w:lang w:val="en-US"/>
        </w:rPr>
        <w:t xml:space="preserve">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418AF84A" w:rsidR="0029324F" w:rsidRDefault="0029324F" w:rsidP="00BF1084">
      <w:pPr>
        <w:autoSpaceDE w:val="0"/>
        <w:autoSpaceDN w:val="0"/>
        <w:adjustRightInd w:val="0"/>
        <w:spacing w:line="480" w:lineRule="auto"/>
        <w:ind w:firstLine="720"/>
        <w:jc w:val="both"/>
        <w:rPr>
          <w:rFonts w:ascii="Arial" w:hAnsi="Arial" w:cs="Arial"/>
          <w:lang w:val="en-GB" w:eastAsia="es-ES"/>
        </w:rPr>
      </w:pPr>
      <w:commentRangeStart w:id="145"/>
      <w:commentRangeStart w:id="146"/>
      <w:r w:rsidRPr="00BF1084">
        <w:rPr>
          <w:rStyle w:val="Heading2Char"/>
          <w:rFonts w:ascii="Arial" w:hAnsi="Arial" w:cs="Arial"/>
          <w:b/>
          <w:bCs/>
          <w:color w:val="auto"/>
        </w:rPr>
        <w:t>Subjects</w:t>
      </w:r>
      <w:commentRangeEnd w:id="145"/>
      <w:r w:rsidR="00B1641F">
        <w:rPr>
          <w:rStyle w:val="CommentReference"/>
        </w:rPr>
        <w:commentReference w:id="145"/>
      </w:r>
      <w:commentRangeEnd w:id="146"/>
      <w:r w:rsidR="00527678">
        <w:rPr>
          <w:rStyle w:val="CommentReference"/>
        </w:rPr>
        <w:commentReference w:id="146"/>
      </w:r>
      <w:r w:rsidRPr="00BF1084">
        <w:rPr>
          <w:rStyle w:val="Heading2Char"/>
          <w:rFonts w:ascii="Arial" w:hAnsi="Arial" w:cs="Arial"/>
          <w:b/>
          <w:bCs/>
          <w:color w:val="auto"/>
        </w:rPr>
        <w:t>.</w:t>
      </w:r>
      <w:r w:rsidRPr="00BF1084">
        <w:rPr>
          <w:rFonts w:ascii="Arial" w:hAnsi="Arial" w:cs="Arial"/>
          <w:b/>
          <w:bCs/>
          <w:lang w:val="en-GB" w:eastAsia="es-ES"/>
        </w:rPr>
        <w:t xml:space="preserve"> </w:t>
      </w:r>
      <w:r w:rsidR="003C14EF">
        <w:rPr>
          <w:rFonts w:ascii="Arial" w:hAnsi="Arial" w:cs="Arial"/>
          <w:lang w:val="en-GB" w:eastAsia="es-ES"/>
        </w:rPr>
        <w:t>70</w:t>
      </w:r>
      <w:r w:rsidRPr="0029324F">
        <w:rPr>
          <w:rFonts w:ascii="Arial" w:hAnsi="Arial" w:cs="Arial"/>
          <w:lang w:val="en-GB" w:eastAsia="es-ES"/>
        </w:rPr>
        <w:t xml:space="preserve"> healthy right-handed native Spanish-speaking subjects took part in this study [35 male, 35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subjects gave informed consent and were free of neurological or psychiatric history. The study had full ethical approval from the Universidad </w:t>
      </w:r>
      <w:proofErr w:type="spellStart"/>
      <w:r w:rsidRPr="0029324F">
        <w:rPr>
          <w:rFonts w:ascii="Arial" w:hAnsi="Arial" w:cs="Arial"/>
          <w:lang w:val="en-GB" w:eastAsia="es-ES"/>
        </w:rPr>
        <w:t>Polit</w:t>
      </w:r>
      <w:r w:rsidR="00481059">
        <w:rPr>
          <w:rFonts w:ascii="Arial" w:hAnsi="Arial" w:cs="Arial"/>
          <w:lang w:val="en-GB" w:eastAsia="es-ES"/>
        </w:rPr>
        <w:t>é</w:t>
      </w:r>
      <w:r w:rsidRPr="0029324F">
        <w:rPr>
          <w:rFonts w:ascii="Arial" w:hAnsi="Arial" w:cs="Arial"/>
          <w:lang w:val="en-GB" w:eastAsia="es-ES"/>
        </w:rPr>
        <w:t>cnica</w:t>
      </w:r>
      <w:proofErr w:type="spellEnd"/>
      <w:r w:rsidRPr="0029324F">
        <w:rPr>
          <w:rFonts w:ascii="Arial" w:hAnsi="Arial" w:cs="Arial"/>
          <w:lang w:val="en-GB" w:eastAsia="es-ES"/>
        </w:rPr>
        <w:t xml:space="preserve"> de Madrid ethics committee.</w:t>
      </w:r>
    </w:p>
    <w:p w14:paraId="0B640B20" w14:textId="09A437A2" w:rsidR="00885F49" w:rsidRPr="00A05B71" w:rsidRDefault="00885F49" w:rsidP="00885F49">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Lists were based on those presented in Strange et al. (2003), translated from English to Spanish, and normed for emotional valence and semantic relatedness by a separate group of 11 native Spanish-speaking subjects [</w:t>
      </w:r>
      <w:r>
        <w:rPr>
          <w:rFonts w:ascii="Arial" w:hAnsi="Arial" w:cs="Arial"/>
          <w:lang w:val="en-GB" w:eastAsia="es-ES"/>
        </w:rPr>
        <w:t>5</w:t>
      </w:r>
      <w:r w:rsidRPr="0029324F">
        <w:rPr>
          <w:rFonts w:ascii="Arial" w:hAnsi="Arial" w:cs="Arial"/>
          <w:lang w:val="en-GB" w:eastAsia="es-ES"/>
        </w:rPr>
        <w:t xml:space="preserve"> male, </w:t>
      </w:r>
      <w:r>
        <w:rPr>
          <w:rFonts w:ascii="Arial" w:hAnsi="Arial" w:cs="Arial"/>
          <w:lang w:val="en-GB" w:eastAsia="es-ES"/>
        </w:rPr>
        <w:t>6</w:t>
      </w:r>
      <w:r w:rsidRPr="0029324F">
        <w:rPr>
          <w:rFonts w:ascii="Arial" w:hAnsi="Arial" w:cs="Arial"/>
          <w:lang w:val="en-GB" w:eastAsia="es-ES"/>
        </w:rPr>
        <w:t xml:space="preserve">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78A1C0BC" w14:textId="5DF2229B"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w:t>
      </w:r>
      <w:r w:rsidR="00D12300">
        <w:rPr>
          <w:rFonts w:ascii="Arial" w:hAnsi="Arial" w:cs="Arial"/>
          <w:lang w:val="en-GB" w:eastAsia="es-ES"/>
        </w:rPr>
        <w:t>40</w:t>
      </w:r>
      <w:r w:rsidRPr="0029324F">
        <w:rPr>
          <w:rFonts w:ascii="Arial" w:hAnsi="Arial" w:cs="Arial"/>
          <w:lang w:val="en-GB" w:eastAsia="es-ES"/>
        </w:rPr>
        <w:t xml:space="preserve"> lists of 14 nouns with the words ‘‘New List’’ presented between lists. For each list, 13 of the nouns were of the same semantic category</w:t>
      </w:r>
      <w:r w:rsidR="00D950B9">
        <w:rPr>
          <w:rFonts w:ascii="Arial" w:hAnsi="Arial" w:cs="Arial"/>
          <w:lang w:val="en-GB" w:eastAsia="es-ES"/>
        </w:rPr>
        <w:t xml:space="preserve"> (</w:t>
      </w:r>
      <w:proofErr w:type="spellStart"/>
      <w:r w:rsidR="00D950B9">
        <w:rPr>
          <w:rFonts w:ascii="Arial" w:hAnsi="Arial" w:cs="Arial"/>
          <w:lang w:val="en-GB" w:eastAsia="es-ES"/>
        </w:rPr>
        <w:t>e.g</w:t>
      </w:r>
      <w:proofErr w:type="spellEnd"/>
      <w:r w:rsidR="00D950B9">
        <w:rPr>
          <w:rFonts w:ascii="Arial" w:hAnsi="Arial" w:cs="Arial"/>
          <w:lang w:val="en-GB" w:eastAsia="es-ES"/>
        </w:rPr>
        <w:t xml:space="preserve"> animals, occupations…)</w:t>
      </w:r>
      <w:r w:rsidRPr="0029324F">
        <w:rPr>
          <w:rFonts w:ascii="Arial" w:hAnsi="Arial" w:cs="Arial"/>
          <w:lang w:val="en-GB" w:eastAsia="es-ES"/>
        </w:rPr>
        <w:t>, emotionally neutral, and were all presented in the same font. These are referred to as control nouns. To set the context, the first five nouns in each list were always control nouns</w:t>
      </w:r>
      <w:r w:rsidR="00D950B9">
        <w:rPr>
          <w:rFonts w:ascii="Arial" w:hAnsi="Arial" w:cs="Arial"/>
          <w:lang w:val="en-GB" w:eastAsia="es-ES"/>
        </w:rPr>
        <w:t xml:space="preserve"> (</w:t>
      </w:r>
      <w:proofErr w:type="spellStart"/>
      <w:r w:rsidR="00D950B9">
        <w:rPr>
          <w:rFonts w:ascii="Arial" w:hAnsi="Arial" w:cs="Arial"/>
          <w:lang w:val="en-GB" w:eastAsia="es-ES"/>
        </w:rPr>
        <w:t>i.e</w:t>
      </w:r>
      <w:proofErr w:type="spellEnd"/>
      <w:r w:rsidR="00D950B9">
        <w:rPr>
          <w:rFonts w:ascii="Arial" w:hAnsi="Arial" w:cs="Arial"/>
          <w:lang w:val="en-GB" w:eastAsia="es-ES"/>
        </w:rPr>
        <w:t xml:space="preserve"> not oddballs)</w:t>
      </w:r>
      <w:r w:rsidRPr="0029324F">
        <w:rPr>
          <w:rFonts w:ascii="Arial" w:hAnsi="Arial" w:cs="Arial"/>
          <w:lang w:val="en-GB" w:eastAsia="es-ES"/>
        </w:rPr>
        <w:t xml:space="preserve">.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 xml:space="preserve">All oddballs were </w:t>
      </w:r>
      <w:r w:rsidR="00CA7E80">
        <w:rPr>
          <w:rFonts w:ascii="Arial" w:hAnsi="Arial" w:cs="Arial"/>
          <w:lang w:val="en-GB" w:eastAsia="es-ES"/>
        </w:rPr>
        <w:t>randomly allocated to</w:t>
      </w:r>
      <w:r w:rsidR="00CC1ABD">
        <w:rPr>
          <w:rFonts w:ascii="Arial" w:hAnsi="Arial" w:cs="Arial"/>
          <w:lang w:val="en-GB" w:eastAsia="es-ES"/>
        </w:rPr>
        <w:t xml:space="preserve">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w:t>
      </w:r>
      <w:r w:rsidRPr="0029324F">
        <w:rPr>
          <w:rFonts w:ascii="Arial" w:hAnsi="Arial" w:cs="Arial"/>
          <w:lang w:val="en-GB" w:eastAsia="es-ES"/>
        </w:rPr>
        <w:lastRenderedPageBreak/>
        <w:t xml:space="preserve">nouns were presented in Times font, except for perceptual oddballs, which were 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xml:space="preserve">. Subjects made a push-button response to indicate whether the first letter in each noun contained an enclosed space (shallow encoding task). </w:t>
      </w:r>
      <w:r w:rsidR="00CA7E80">
        <w:rPr>
          <w:rFonts w:ascii="Arial" w:hAnsi="Arial" w:cs="Arial"/>
          <w:lang w:val="en-GB" w:eastAsia="es-ES"/>
        </w:rPr>
        <w:t>T</w:t>
      </w:r>
      <w:r w:rsidRPr="0029324F">
        <w:rPr>
          <w:rFonts w:ascii="Arial" w:hAnsi="Arial" w:cs="Arial"/>
          <w:lang w:val="en-GB" w:eastAsia="es-ES"/>
        </w:rPr>
        <w: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1059" w14:paraId="77CE99C8" w14:textId="77777777" w:rsidTr="006137B1">
        <w:tc>
          <w:tcPr>
            <w:tcW w:w="9016" w:type="dxa"/>
          </w:tcPr>
          <w:p w14:paraId="6FA7149C" w14:textId="4EDCE922" w:rsidR="00481059" w:rsidRDefault="00284D92" w:rsidP="0029324F">
            <w:pPr>
              <w:autoSpaceDE w:val="0"/>
              <w:autoSpaceDN w:val="0"/>
              <w:adjustRightInd w:val="0"/>
              <w:spacing w:line="480" w:lineRule="auto"/>
              <w:jc w:val="center"/>
              <w:rPr>
                <w:rFonts w:ascii="Arial" w:hAnsi="Arial" w:cs="Arial"/>
                <w:lang w:val="en-GB" w:eastAsia="es-ES"/>
              </w:rPr>
            </w:pPr>
            <w:r w:rsidRPr="00284D92">
              <w:rPr>
                <w:rFonts w:ascii="Arial" w:hAnsi="Arial" w:cs="Arial"/>
                <w:noProof/>
                <w:lang w:eastAsia="es-ES"/>
              </w:rPr>
              <w:drawing>
                <wp:inline distT="0" distB="0" distL="0" distR="0" wp14:anchorId="0BE89B8A" wp14:editId="75A3BCF8">
                  <wp:extent cx="5731510" cy="2741930"/>
                  <wp:effectExtent l="0" t="0" r="0" b="1270"/>
                  <wp:docPr id="4" name="Picture 2" descr="Table&#10;&#10;Description automatically generated">
                    <a:extLst xmlns:a="http://schemas.openxmlformats.org/drawingml/2006/main">
                      <a:ext uri="{FF2B5EF4-FFF2-40B4-BE49-F238E27FC236}">
                        <a16:creationId xmlns:a16="http://schemas.microsoft.com/office/drawing/2014/main" id="{60CE0862-F41B-2B46-8F32-AC88148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0CE0862-F41B-2B46-8F32-AC88148493E7}"/>
                              </a:ext>
                            </a:extLst>
                          </pic:cNvPr>
                          <pic:cNvPicPr>
                            <a:picLocks noChangeAspect="1"/>
                          </pic:cNvPicPr>
                        </pic:nvPicPr>
                        <pic:blipFill>
                          <a:blip r:embed="rId12"/>
                          <a:stretch>
                            <a:fillRect/>
                          </a:stretch>
                        </pic:blipFill>
                        <pic:spPr>
                          <a:xfrm>
                            <a:off x="0" y="0"/>
                            <a:ext cx="5731510" cy="2741930"/>
                          </a:xfrm>
                          <a:prstGeom prst="rect">
                            <a:avLst/>
                          </a:prstGeom>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r w:rsidRPr="00481059">
              <w:rPr>
                <w:rFonts w:ascii="Arial" w:hAnsi="Arial" w:cs="Arial"/>
                <w:b/>
                <w:bCs/>
                <w:color w:val="000000" w:themeColor="text1"/>
                <w:lang w:val="en-GB" w:eastAsia="es-ES"/>
              </w:rPr>
              <w:t xml:space="preserve">Figure </w:t>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21ECFA9E"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The presentation of each 14-word list was followed immediately by a 30-s distract</w:t>
      </w:r>
      <w:r w:rsidR="002E6770">
        <w:rPr>
          <w:rFonts w:ascii="Arial" w:hAnsi="Arial" w:cs="Arial"/>
          <w:lang w:val="en-US" w:eastAsia="es-ES"/>
        </w:rPr>
        <w:t>or</w:t>
      </w:r>
      <w:r w:rsidRPr="0029324F">
        <w:rPr>
          <w:rFonts w:ascii="Arial" w:hAnsi="Arial" w:cs="Arial"/>
          <w:lang w:val="en-US" w:eastAsia="es-ES"/>
        </w:rPr>
        <w:t xml:space="preserve"> task, during which subjects were instructed to count backwards in threes (out loud)</w:t>
      </w:r>
      <w:r w:rsidR="00F04970">
        <w:rPr>
          <w:rFonts w:ascii="Arial" w:hAnsi="Arial" w:cs="Arial"/>
          <w:lang w:val="en-US" w:eastAsia="es-ES"/>
        </w:rPr>
        <w:t xml:space="preserve"> from a number presented on the screen</w:t>
      </w:r>
      <w:r w:rsidRPr="0029324F">
        <w:rPr>
          <w:rFonts w:ascii="Arial" w:hAnsi="Arial" w:cs="Arial"/>
          <w:lang w:val="en-US" w:eastAsia="es-ES"/>
        </w:rPr>
        <w:t xml:space="preserve">. The distractor task was followed by instructions to free-recall the words presented in the preceding list. </w:t>
      </w:r>
      <w:r w:rsidRPr="0029324F">
        <w:rPr>
          <w:rFonts w:ascii="Arial" w:hAnsi="Arial" w:cs="Arial"/>
          <w:lang w:val="en-GB" w:eastAsia="es-ES"/>
        </w:rPr>
        <w:t xml:space="preserve">Recall performance in the experiment is expressed relative to one randomly selected control noun in each </w:t>
      </w:r>
      <w:r w:rsidRPr="0029324F">
        <w:rPr>
          <w:rFonts w:ascii="Arial" w:hAnsi="Arial" w:cs="Arial"/>
          <w:lang w:val="en-GB" w:eastAsia="es-ES"/>
        </w:rPr>
        <w:lastRenderedPageBreak/>
        <w:t>list. The chosen control nouns, like the oddballs, could not occur within the first five nouns of each list and were at least 3 serial positions apart from oddball nouns.</w:t>
      </w:r>
    </w:p>
    <w:p w14:paraId="0F1D2C6E" w14:textId="17D6D9B2"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collecti</w:t>
      </w:r>
      <w:r w:rsidR="00D44230">
        <w:rPr>
          <w:rFonts w:ascii="Arial" w:hAnsi="Arial" w:cs="Arial"/>
          <w:lang w:val="en-GB" w:eastAsia="es-ES"/>
        </w:rPr>
        <w:t>on</w:t>
      </w:r>
      <w:r w:rsidR="00CC1ABD">
        <w:rPr>
          <w:rFonts w:ascii="Arial" w:hAnsi="Arial" w:cs="Arial"/>
          <w:lang w:val="en-GB" w:eastAsia="es-ES"/>
        </w:rPr>
        <w:t xml:space="preserve">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repeats) were excluded</w:t>
      </w:r>
      <w:r w:rsidR="002B7836">
        <w:rPr>
          <w:rFonts w:ascii="Arial" w:hAnsi="Arial" w:cs="Arial"/>
          <w:lang w:val="en-GB" w:eastAsia="es-ES"/>
        </w:rPr>
        <w:t xml:space="preserve"> from all analyses</w:t>
      </w:r>
      <w:r w:rsidR="00F04970">
        <w:rPr>
          <w:rFonts w:ascii="Arial" w:hAnsi="Arial" w:cs="Arial"/>
          <w:lang w:val="en-GB" w:eastAsia="es-ES"/>
        </w:rPr>
        <w:t xml:space="preserve"> across all subjects</w:t>
      </w:r>
      <w:r w:rsidR="00E02492">
        <w:rPr>
          <w:rFonts w:ascii="Arial" w:hAnsi="Arial" w:cs="Arial"/>
          <w:lang w:val="en-GB" w:eastAsia="es-ES"/>
        </w:rPr>
        <w:t xml:space="preserve"> (1</w:t>
      </w:r>
      <w:r w:rsidR="00AF4FC9">
        <w:rPr>
          <w:rFonts w:ascii="Arial" w:hAnsi="Arial" w:cs="Arial"/>
          <w:lang w:val="en-GB" w:eastAsia="es-ES"/>
        </w:rPr>
        <w:t>0</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lists</w:t>
      </w:r>
      <w:r w:rsidR="00F04970">
        <w:rPr>
          <w:rFonts w:ascii="Arial" w:hAnsi="Arial" w:cs="Arial"/>
          <w:lang w:val="en-GB" w:eastAsia="es-ES"/>
        </w:rPr>
        <w:t xml:space="preserve"> out of a total of 20 emotional and 20 perceptual lists per subject</w:t>
      </w:r>
      <w:r w:rsidR="00E02492">
        <w:rPr>
          <w:rFonts w:ascii="Arial" w:hAnsi="Arial" w:cs="Arial"/>
          <w:lang w:val="en-GB" w:eastAsia="es-ES"/>
        </w:rPr>
        <w:t>)</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w:t>
      </w:r>
      <w:r w:rsidR="00D44230">
        <w:rPr>
          <w:rFonts w:ascii="Arial" w:hAnsi="Arial" w:cs="Arial"/>
          <w:lang w:val="en-GB" w:eastAsia="es-ES"/>
        </w:rPr>
        <w:t>in</w:t>
      </w:r>
      <w:r w:rsidR="00D44230" w:rsidRPr="005402FD">
        <w:rPr>
          <w:rFonts w:ascii="Arial" w:hAnsi="Arial" w:cs="Arial"/>
          <w:lang w:val="en-GB" w:eastAsia="es-ES"/>
        </w:rPr>
        <w:t xml:space="preserve">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r w:rsidR="004A548A">
        <w:rPr>
          <w:rFonts w:ascii="Arial" w:hAnsi="Arial" w:cs="Arial"/>
          <w:lang w:val="en-GB" w:eastAsia="es-ES"/>
        </w:rPr>
        <w:t xml:space="preserve">Post-hoc t-tests </w:t>
      </w:r>
      <w:r w:rsidR="004A548A" w:rsidRPr="00CD6360">
        <w:rPr>
          <w:rFonts w:ascii="Arial" w:hAnsi="Arial" w:cs="Arial"/>
          <w:lang w:val="en-GB" w:eastAsia="es-ES"/>
        </w:rPr>
        <w:t>were FDR-corrected.</w:t>
      </w:r>
    </w:p>
    <w:p w14:paraId="7A758576" w14:textId="7612C0C4"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t xml:space="preserve">Conditional 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13"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w:t>
      </w:r>
      <w:r w:rsidR="00F04970">
        <w:rPr>
          <w:rFonts w:ascii="Arial" w:hAnsi="Arial" w:cs="Arial"/>
          <w:lang w:val="en-US"/>
        </w:rPr>
        <w:t>with modified scripts</w:t>
      </w:r>
      <w:r w:rsidRPr="008E0FFA">
        <w:rPr>
          <w:rFonts w:ascii="Arial" w:hAnsi="Arial" w:cs="Arial"/>
          <w:lang w:val="en-US"/>
        </w:rPr>
        <w:t xml:space="preserve">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w:t>
      </w:r>
      <w:r w:rsidR="00E4531D">
        <w:rPr>
          <w:rFonts w:ascii="Arial" w:hAnsi="Arial" w:cs="Arial"/>
          <w:lang w:val="en-US"/>
        </w:rPr>
        <w:t>previously reported</w:t>
      </w:r>
      <w:r w:rsidRPr="008E0FFA">
        <w:rPr>
          <w:rFonts w:ascii="Arial" w:hAnsi="Arial" w:cs="Arial"/>
          <w:lang w:val="en-US"/>
        </w:rPr>
        <w:t xml:space="preserve"> </w:t>
      </w:r>
      <w:r w:rsidRPr="008E0FFA">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et al., 2019; Kahana, 1996)","plainTextFormattedCitation":"(Healey et al., 2019; Kahana, 1996)","previouslyFormattedCitation":"(Healey et al., 2019; Kahana, 1996)"},"properties":{"noteIndex":0},"schema":"https://github.com/citation-style-language/schema/raw/master/csl-citation.json"}</w:instrText>
      </w:r>
      <w:r w:rsidRPr="008E0FFA">
        <w:rPr>
          <w:rFonts w:ascii="Arial" w:hAnsi="Arial" w:cs="Arial"/>
          <w:lang w:val="en-US"/>
        </w:rPr>
        <w:fldChar w:fldCharType="separate"/>
      </w:r>
      <w:r w:rsidR="00A362B0" w:rsidRPr="00A362B0">
        <w:rPr>
          <w:rFonts w:ascii="Arial" w:hAnsi="Arial" w:cs="Arial"/>
          <w:noProof/>
          <w:lang w:val="en-US"/>
        </w:rPr>
        <w:t>(Healey et al.,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620573D8" w14:textId="4F65FD7C" w:rsidR="0089442C" w:rsidRDefault="004C7887" w:rsidP="00EE6C38">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w:t>
      </w:r>
      <w:r w:rsidR="0089442C">
        <w:rPr>
          <w:rFonts w:ascii="Arial" w:hAnsi="Arial" w:cs="Arial"/>
          <w:color w:val="000000" w:themeColor="text1"/>
          <w:lang w:val="en-US"/>
        </w:rPr>
        <w:t xml:space="preserve">[1-14] </w:t>
      </w:r>
      <w:r w:rsidR="00120551">
        <w:rPr>
          <w:rFonts w:ascii="Arial" w:hAnsi="Arial" w:cs="Arial"/>
          <w:color w:val="000000" w:themeColor="text1"/>
          <w:lang w:val="en-US"/>
        </w:rPr>
        <w:t xml:space="preserve">x </w:t>
      </w:r>
      <w:r w:rsidR="00D61901">
        <w:rPr>
          <w:rFonts w:ascii="Arial" w:hAnsi="Arial" w:cs="Arial"/>
          <w:color w:val="000000" w:themeColor="text1"/>
          <w:lang w:val="en-US"/>
        </w:rPr>
        <w:t>recall</w:t>
      </w:r>
      <w:r w:rsidR="0089442C">
        <w:rPr>
          <w:rFonts w:ascii="Arial" w:hAnsi="Arial" w:cs="Arial"/>
          <w:color w:val="000000" w:themeColor="text1"/>
          <w:lang w:val="en-US"/>
        </w:rPr>
        <w:t xml:space="preserve"> [oddball </w:t>
      </w:r>
      <w:proofErr w:type="gramStart"/>
      <w:r w:rsidR="0089442C">
        <w:rPr>
          <w:rFonts w:ascii="Arial" w:hAnsi="Arial" w:cs="Arial"/>
          <w:color w:val="000000" w:themeColor="text1"/>
          <w:lang w:val="en-US"/>
        </w:rPr>
        <w:t>recalled,</w:t>
      </w:r>
      <w:proofErr w:type="gramEnd"/>
      <w:r w:rsidR="0089442C">
        <w:rPr>
          <w:rFonts w:ascii="Arial" w:hAnsi="Arial" w:cs="Arial"/>
          <w:color w:val="000000" w:themeColor="text1"/>
          <w:lang w:val="en-US"/>
        </w:rPr>
        <w:t xml:space="preserve"> oddball forgotten]</w:t>
      </w:r>
      <w:r w:rsidR="00120551">
        <w:rPr>
          <w:rFonts w:ascii="Arial" w:hAnsi="Arial" w:cs="Arial"/>
          <w:color w:val="000000" w:themeColor="text1"/>
          <w:lang w:val="en-US"/>
        </w:rPr>
        <w:t xml:space="preserve"> x oddball type</w:t>
      </w:r>
      <w:r w:rsidR="0089442C">
        <w:rPr>
          <w:rFonts w:ascii="Arial" w:hAnsi="Arial" w:cs="Arial"/>
          <w:color w:val="000000" w:themeColor="text1"/>
          <w:lang w:val="en-US"/>
        </w:rPr>
        <w:t xml:space="preserve"> [emotional, perceptual]</w:t>
      </w:r>
      <w:r w:rsidR="00120551">
        <w:rPr>
          <w:rFonts w:ascii="Arial" w:hAnsi="Arial" w:cs="Arial"/>
          <w:color w:val="000000" w:themeColor="text1"/>
          <w:lang w:val="en-US"/>
        </w:rPr>
        <w:t>)</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EE6C38">
        <w:rPr>
          <w:rFonts w:ascii="Arial" w:hAnsi="Arial" w:cs="Arial"/>
          <w:color w:val="000000" w:themeColor="text1"/>
          <w:lang w:val="en-US"/>
        </w:rPr>
        <w:t xml:space="preserve">The counting backwards distractor task correctly abolished recency effects in all conditions.  </w:t>
      </w:r>
    </w:p>
    <w:p w14:paraId="214F7B92" w14:textId="06266350" w:rsidR="0089442C" w:rsidRPr="00CF6015" w:rsidRDefault="00B977D4" w:rsidP="004E50F1">
      <w:pPr>
        <w:spacing w:line="480" w:lineRule="auto"/>
        <w:ind w:firstLine="720"/>
        <w:jc w:val="both"/>
        <w:rPr>
          <w:rFonts w:ascii="Arial" w:hAnsi="Arial" w:cs="Arial"/>
          <w:lang w:val="en-US"/>
        </w:rPr>
      </w:pPr>
      <w:r>
        <w:rPr>
          <w:rFonts w:ascii="Arial" w:hAnsi="Arial" w:cs="Arial"/>
          <w:color w:val="000000" w:themeColor="text1"/>
          <w:lang w:val="en-US"/>
        </w:rPr>
        <w:lastRenderedPageBreak/>
        <w:t>We did not find</w:t>
      </w:r>
      <w:r w:rsidR="0089442C">
        <w:rPr>
          <w:rFonts w:ascii="Arial" w:hAnsi="Arial" w:cs="Arial"/>
          <w:color w:val="000000" w:themeColor="text1"/>
          <w:lang w:val="en-US"/>
        </w:rPr>
        <w:t xml:space="preserve"> a significant three-way interaction between oddball type x recall x serial position (</w:t>
      </w:r>
      <w:proofErr w:type="gramStart"/>
      <w:r w:rsidR="0089442C">
        <w:rPr>
          <w:rFonts w:ascii="Arial" w:hAnsi="Arial" w:cs="Arial"/>
          <w:color w:val="000000" w:themeColor="text1"/>
          <w:lang w:val="en-US"/>
        </w:rPr>
        <w:t>F(</w:t>
      </w:r>
      <w:proofErr w:type="gramEnd"/>
      <w:r w:rsidR="0089442C">
        <w:rPr>
          <w:rFonts w:ascii="Arial" w:hAnsi="Arial" w:cs="Arial"/>
          <w:color w:val="000000" w:themeColor="text1"/>
          <w:lang w:val="en-US"/>
        </w:rPr>
        <w:t>8.44, 582.31)=0.802, p=0.607, nor a significant two-way interaction between oddball t</w:t>
      </w:r>
      <w:r w:rsidR="00EE6C38">
        <w:rPr>
          <w:rFonts w:ascii="Arial" w:hAnsi="Arial" w:cs="Arial"/>
          <w:color w:val="000000" w:themeColor="text1"/>
          <w:lang w:val="en-US"/>
        </w:rPr>
        <w:t xml:space="preserve">ype x recall (F(1, 69)=0.184, p=0.670) </w:t>
      </w:r>
      <w:r w:rsidR="00775B38">
        <w:rPr>
          <w:rFonts w:ascii="Arial" w:hAnsi="Arial" w:cs="Arial"/>
          <w:color w:val="000000" w:themeColor="text1"/>
          <w:lang w:val="en-US"/>
        </w:rPr>
        <w:t>n</w:t>
      </w:r>
      <w:r w:rsidR="00EE6C38">
        <w:rPr>
          <w:rFonts w:ascii="Arial" w:hAnsi="Arial" w:cs="Arial"/>
          <w:color w:val="000000" w:themeColor="text1"/>
          <w:lang w:val="en-US"/>
        </w:rPr>
        <w:t>or oddball type x serial position (F(8.54, 589.06)=0.988, p=0.447). However, there was a significant recall x serial position interaction (</w:t>
      </w:r>
      <w:proofErr w:type="gramStart"/>
      <w:r w:rsidR="00EE6C38">
        <w:rPr>
          <w:rFonts w:ascii="Arial" w:hAnsi="Arial" w:cs="Arial"/>
          <w:color w:val="000000" w:themeColor="text1"/>
          <w:lang w:val="en-US"/>
        </w:rPr>
        <w:t>F(</w:t>
      </w:r>
      <w:proofErr w:type="gramEnd"/>
      <w:r w:rsidR="00EE6C38">
        <w:rPr>
          <w:rFonts w:ascii="Arial" w:hAnsi="Arial" w:cs="Arial"/>
          <w:color w:val="000000" w:themeColor="text1"/>
          <w:lang w:val="en-US"/>
        </w:rPr>
        <w:t>8.82, 608.52)=5.527, p&lt;0.0001) indicating that the probability of first recall of the word in the 1</w:t>
      </w:r>
      <w:r w:rsidR="00EE6C38" w:rsidRPr="00EE6C38">
        <w:rPr>
          <w:rFonts w:ascii="Arial" w:hAnsi="Arial" w:cs="Arial"/>
          <w:color w:val="000000" w:themeColor="text1"/>
          <w:vertAlign w:val="superscript"/>
          <w:lang w:val="en-US"/>
        </w:rPr>
        <w:t>st</w:t>
      </w:r>
      <w:r w:rsidR="00EE6C38">
        <w:rPr>
          <w:rFonts w:ascii="Arial" w:hAnsi="Arial" w:cs="Arial"/>
          <w:color w:val="000000" w:themeColor="text1"/>
          <w:lang w:val="en-US"/>
        </w:rPr>
        <w:t xml:space="preserve"> serial position was higher when oddballs were recalled vs. when they were not (t(139)=-3.25, p=0.001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sidRPr="00902D53">
        <w:rPr>
          <w:rFonts w:ascii="Arial" w:hAnsi="Arial" w:cs="Arial"/>
          <w:color w:val="000000" w:themeColor="text1"/>
          <w:lang w:val="en-US"/>
        </w:rPr>
        <w:t>=-0.27</w:t>
      </w:r>
      <w:r w:rsidR="00EE6C38">
        <w:rPr>
          <w:rFonts w:ascii="Arial" w:hAnsi="Arial" w:cs="Arial"/>
          <w:color w:val="000000" w:themeColor="text1"/>
          <w:lang w:val="en-US"/>
        </w:rPr>
        <w:t>) as well as in the 7</w:t>
      </w:r>
      <w:r w:rsidR="00EE6C38" w:rsidRPr="00EE6C38">
        <w:rPr>
          <w:rFonts w:ascii="Arial" w:hAnsi="Arial" w:cs="Arial"/>
          <w:color w:val="000000" w:themeColor="text1"/>
          <w:vertAlign w:val="superscript"/>
          <w:lang w:val="en-US"/>
        </w:rPr>
        <w:t>th</w:t>
      </w:r>
      <w:r w:rsidR="00EE6C38">
        <w:rPr>
          <w:rFonts w:ascii="Arial" w:hAnsi="Arial" w:cs="Arial"/>
          <w:color w:val="000000" w:themeColor="text1"/>
          <w:lang w:val="en-US"/>
        </w:rPr>
        <w:t xml:space="preserve"> position (t(139)=-3.70, p&lt;0.001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-0.31</w:t>
      </w:r>
      <w:r w:rsidR="00EE6C38">
        <w:rPr>
          <w:rFonts w:ascii="Arial" w:hAnsi="Arial" w:cs="Arial"/>
          <w:color w:val="000000" w:themeColor="text1"/>
          <w:lang w:val="en-US"/>
        </w:rPr>
        <w:t xml:space="preserve">). However, items in the </w:t>
      </w:r>
      <w:r w:rsidR="004E50F1">
        <w:rPr>
          <w:rFonts w:ascii="Arial" w:hAnsi="Arial" w:cs="Arial"/>
          <w:color w:val="000000" w:themeColor="text1"/>
          <w:lang w:val="en-US"/>
        </w:rPr>
        <w:t>3</w:t>
      </w:r>
      <w:r w:rsidR="004E50F1" w:rsidRPr="004E50F1">
        <w:rPr>
          <w:rFonts w:ascii="Arial" w:hAnsi="Arial" w:cs="Arial"/>
          <w:color w:val="000000" w:themeColor="text1"/>
          <w:vertAlign w:val="superscript"/>
          <w:lang w:val="en-US"/>
        </w:rPr>
        <w:t>rd</w:t>
      </w:r>
      <w:r w:rsidR="004E50F1">
        <w:rPr>
          <w:rFonts w:ascii="Arial" w:hAnsi="Arial" w:cs="Arial"/>
          <w:color w:val="000000" w:themeColor="text1"/>
          <w:lang w:val="en-US"/>
        </w:rPr>
        <w:t xml:space="preserve"> (</w:t>
      </w:r>
      <w:proofErr w:type="gramStart"/>
      <w:r w:rsidR="004E50F1">
        <w:rPr>
          <w:rFonts w:ascii="Arial" w:hAnsi="Arial" w:cs="Arial"/>
          <w:color w:val="000000" w:themeColor="text1"/>
          <w:lang w:val="en-US"/>
        </w:rPr>
        <w:t>t(</w:t>
      </w:r>
      <w:proofErr w:type="gramEnd"/>
      <w:r w:rsidR="004E50F1">
        <w:rPr>
          <w:rFonts w:ascii="Arial" w:hAnsi="Arial" w:cs="Arial"/>
          <w:color w:val="000000" w:themeColor="text1"/>
          <w:lang w:val="en-US"/>
        </w:rPr>
        <w:t>139)=2.30, p=0.02</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=0.19</w:t>
      </w:r>
      <w:r w:rsidR="004E50F1">
        <w:rPr>
          <w:rFonts w:ascii="Arial" w:hAnsi="Arial" w:cs="Arial"/>
          <w:color w:val="000000" w:themeColor="text1"/>
          <w:lang w:val="en-US"/>
        </w:rPr>
        <w:t>), 12</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(t(139)=-3.74, p&lt;0.005</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 xml:space="preserve">, </w:t>
      </w:r>
      <w:r w:rsidR="004E50F1">
        <w:rPr>
          <w:rFonts w:ascii="Arial" w:hAnsi="Arial" w:cs="Arial"/>
          <w:color w:val="000000" w:themeColor="text1"/>
          <w:lang w:val="en-US"/>
        </w:rPr>
        <w:t>13</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position (t(139)=3.73, p&lt;0.05</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or 14</w:t>
      </w:r>
      <w:r w:rsidR="004A548A" w:rsidRPr="004A548A">
        <w:rPr>
          <w:rFonts w:ascii="Arial" w:hAnsi="Arial" w:cs="Arial"/>
          <w:color w:val="000000" w:themeColor="text1"/>
          <w:vertAlign w:val="superscript"/>
          <w:lang w:val="en-US"/>
        </w:rPr>
        <w:t>th</w:t>
      </w:r>
      <w:r w:rsidR="004A548A">
        <w:rPr>
          <w:rFonts w:ascii="Arial" w:hAnsi="Arial" w:cs="Arial"/>
          <w:color w:val="000000" w:themeColor="text1"/>
          <w:lang w:val="en-US"/>
        </w:rPr>
        <w:t xml:space="preserve"> position (t(139)=2.05, p&lt;0.05, </w:t>
      </w:r>
      <w:r w:rsidR="004A548A">
        <w:rPr>
          <w:rFonts w:ascii="Arial" w:hAnsi="Arial" w:cs="Arial"/>
          <w:i/>
          <w:iCs/>
          <w:color w:val="000000" w:themeColor="text1"/>
          <w:lang w:val="en-US"/>
        </w:rPr>
        <w:t>Cohen’s d=</w:t>
      </w:r>
      <w:r w:rsidR="004A548A">
        <w:rPr>
          <w:rFonts w:ascii="Arial" w:hAnsi="Arial" w:cs="Arial"/>
          <w:color w:val="000000" w:themeColor="text1"/>
          <w:lang w:val="en-US"/>
        </w:rPr>
        <w:t xml:space="preserve">0.17) </w:t>
      </w:r>
      <w:r w:rsidR="004E50F1">
        <w:rPr>
          <w:rFonts w:ascii="Arial" w:hAnsi="Arial" w:cs="Arial"/>
          <w:color w:val="000000" w:themeColor="text1"/>
          <w:lang w:val="en-US"/>
        </w:rPr>
        <w:t xml:space="preserve">had a higher probability of first recall in lists in which the oddball was forgotten vs. recalled. </w:t>
      </w:r>
      <w:commentRangeStart w:id="147"/>
      <w:r w:rsidR="004E50F1">
        <w:rPr>
          <w:rFonts w:ascii="Arial" w:hAnsi="Arial" w:cs="Arial"/>
          <w:color w:val="000000" w:themeColor="text1"/>
          <w:lang w:val="en-US"/>
        </w:rPr>
        <w:t xml:space="preserve">Furthermore, there was a significant main effect of </w:t>
      </w:r>
      <w:r w:rsidR="004E50F1" w:rsidRPr="00CF6015">
        <w:rPr>
          <w:rFonts w:ascii="Arial" w:hAnsi="Arial" w:cs="Arial"/>
          <w:lang w:val="en-US"/>
        </w:rPr>
        <w:t>recall (</w:t>
      </w:r>
      <w:proofErr w:type="gramStart"/>
      <w:r w:rsidR="004E50F1" w:rsidRPr="00CF6015">
        <w:rPr>
          <w:rFonts w:ascii="Arial" w:hAnsi="Arial" w:cs="Arial"/>
          <w:lang w:val="en-US"/>
        </w:rPr>
        <w:t>F(</w:t>
      </w:r>
      <w:proofErr w:type="gramEnd"/>
      <w:r w:rsidR="004E50F1" w:rsidRPr="00CF6015">
        <w:rPr>
          <w:rFonts w:ascii="Arial" w:hAnsi="Arial" w:cs="Arial"/>
          <w:lang w:val="en-US"/>
        </w:rPr>
        <w:t>1, 69)=7.15, p=0.009)</w:t>
      </w:r>
      <w:r w:rsidR="00CF6015" w:rsidRPr="00CF6015">
        <w:rPr>
          <w:rFonts w:ascii="Arial" w:hAnsi="Arial" w:cs="Arial"/>
          <w:lang w:val="en-US"/>
        </w:rPr>
        <w:t>,</w:t>
      </w:r>
      <w:r w:rsidR="004E50F1" w:rsidRPr="00CF6015">
        <w:rPr>
          <w:rFonts w:ascii="Arial" w:hAnsi="Arial" w:cs="Arial"/>
          <w:lang w:val="en-US"/>
        </w:rPr>
        <w:t xml:space="preserve"> </w:t>
      </w:r>
      <w:r w:rsidR="00CF6015" w:rsidRPr="00CF6015">
        <w:rPr>
          <w:rFonts w:ascii="Arial" w:hAnsi="Arial" w:cs="Arial"/>
          <w:lang w:val="en-US"/>
        </w:rPr>
        <w:t>which</w:t>
      </w:r>
      <w:r w:rsidR="004E50F1" w:rsidRPr="00CF6015">
        <w:rPr>
          <w:rFonts w:ascii="Arial" w:hAnsi="Arial" w:cs="Arial"/>
          <w:lang w:val="en-US"/>
        </w:rPr>
        <w:t xml:space="preserve"> showed that lists in which an oddball was recalled</w:t>
      </w:r>
      <w:r w:rsidR="00CF6015" w:rsidRPr="00CF6015">
        <w:rPr>
          <w:rFonts w:ascii="Arial" w:hAnsi="Arial" w:cs="Arial"/>
          <w:lang w:val="en-US"/>
        </w:rPr>
        <w:t xml:space="preserve"> (mean=0.071)</w:t>
      </w:r>
      <w:r w:rsidR="004E50F1" w:rsidRPr="00CF6015">
        <w:rPr>
          <w:rFonts w:ascii="Arial" w:hAnsi="Arial" w:cs="Arial"/>
          <w:lang w:val="en-US"/>
        </w:rPr>
        <w:t xml:space="preserve"> had a higher </w:t>
      </w:r>
      <w:r w:rsidR="00CF6015" w:rsidRPr="00CF6015">
        <w:rPr>
          <w:rFonts w:ascii="Arial" w:hAnsi="Arial" w:cs="Arial"/>
          <w:lang w:val="en-US"/>
        </w:rPr>
        <w:t>probability of first recall than when oddballs were not (</w:t>
      </w:r>
      <w:r w:rsidR="004E4A1E">
        <w:rPr>
          <w:rFonts w:ascii="Arial" w:hAnsi="Arial" w:cs="Arial"/>
          <w:lang w:val="en-US"/>
        </w:rPr>
        <w:t>mean</w:t>
      </w:r>
      <w:r w:rsidR="00CF6015" w:rsidRPr="00CF6015">
        <w:rPr>
          <w:rFonts w:ascii="Arial" w:hAnsi="Arial" w:cs="Arial"/>
          <w:lang w:val="en-US"/>
        </w:rPr>
        <w:t>=0.07)</w:t>
      </w:r>
      <w:r w:rsidR="004E4A1E">
        <w:rPr>
          <w:rFonts w:ascii="Arial" w:hAnsi="Arial" w:cs="Arial"/>
          <w:lang w:val="en-US"/>
        </w:rPr>
        <w:t>.</w:t>
      </w:r>
      <w:r w:rsidR="00CF6015" w:rsidRPr="00CF6015">
        <w:rPr>
          <w:rFonts w:ascii="Arial" w:hAnsi="Arial" w:cs="Arial"/>
          <w:lang w:val="en-US"/>
        </w:rPr>
        <w:t xml:space="preserve"> </w:t>
      </w:r>
      <w:commentRangeEnd w:id="147"/>
      <w:r w:rsidR="00902D53">
        <w:rPr>
          <w:rStyle w:val="CommentReference"/>
        </w:rPr>
        <w:commentReference w:id="147"/>
      </w:r>
      <w:r w:rsidR="004E4A1E">
        <w:rPr>
          <w:rFonts w:ascii="Arial" w:hAnsi="Arial" w:cs="Arial"/>
          <w:lang w:val="en-US"/>
        </w:rPr>
        <w:t>Lastly, there was also a significant main effect of</w:t>
      </w:r>
      <w:r w:rsidR="004E50F1" w:rsidRPr="00CF6015">
        <w:rPr>
          <w:rFonts w:ascii="Arial" w:hAnsi="Arial" w:cs="Arial"/>
          <w:lang w:val="en-US"/>
        </w:rPr>
        <w:t xml:space="preserve"> serial position (</w:t>
      </w:r>
      <w:proofErr w:type="gramStart"/>
      <w:r w:rsidR="004E50F1" w:rsidRPr="00CF6015">
        <w:rPr>
          <w:rFonts w:ascii="Arial" w:hAnsi="Arial" w:cs="Arial"/>
          <w:lang w:val="en-US"/>
        </w:rPr>
        <w:t>F(</w:t>
      </w:r>
      <w:proofErr w:type="gramEnd"/>
      <w:r w:rsidR="004E50F1" w:rsidRPr="00CF6015">
        <w:rPr>
          <w:rFonts w:ascii="Arial" w:hAnsi="Arial" w:cs="Arial"/>
          <w:lang w:val="en-US"/>
        </w:rPr>
        <w:t>3.82, 263.26)=61.183, p&lt;0.0001)</w:t>
      </w:r>
      <w:r w:rsidR="004E4A1E">
        <w:rPr>
          <w:rFonts w:ascii="Arial" w:hAnsi="Arial" w:cs="Arial"/>
          <w:lang w:val="en-US"/>
        </w:rPr>
        <w:t>, consistent with the primacy effect</w:t>
      </w:r>
      <w:r w:rsidR="004E50F1" w:rsidRPr="00CF6015">
        <w:rPr>
          <w:rFonts w:ascii="Arial" w:hAnsi="Arial" w:cs="Arial"/>
          <w:lang w:val="en-US"/>
        </w:rPr>
        <w:t xml:space="preserve"> (Fig. 2</w:t>
      </w:r>
      <w:r w:rsidR="009A2156">
        <w:rPr>
          <w:rFonts w:ascii="Arial" w:hAnsi="Arial" w:cs="Arial"/>
          <w:lang w:val="en-US"/>
        </w:rPr>
        <w:t>A</w:t>
      </w:r>
      <w:r w:rsidR="004E50F1" w:rsidRPr="00CF6015">
        <w:rPr>
          <w:rFonts w:ascii="Arial" w:hAnsi="Arial" w:cs="Arial"/>
          <w:lang w:val="en-US"/>
        </w:rPr>
        <w:t>).</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1DD9ABFD" w:rsidR="000078C7" w:rsidRDefault="009A2156" w:rsidP="009A2156">
            <w:pPr>
              <w:spacing w:line="480" w:lineRule="auto"/>
              <w:jc w:val="center"/>
              <w:rPr>
                <w:rFonts w:ascii="Arial" w:hAnsi="Arial" w:cs="Arial"/>
                <w:color w:val="000000" w:themeColor="text1"/>
                <w:lang w:val="en-US"/>
              </w:rPr>
            </w:pPr>
            <w:del w:id="148" w:author="Peris Yague, Alba" w:date="2021-05-06T11:56:00Z">
              <w:r w:rsidDel="00CC4C76">
                <w:rPr>
                  <w:rFonts w:ascii="Arial" w:hAnsi="Arial" w:cs="Arial"/>
                  <w:noProof/>
                  <w:color w:val="000000" w:themeColor="text1"/>
                  <w:lang w:val="en-US"/>
                </w:rPr>
                <w:lastRenderedPageBreak/>
                <w:drawing>
                  <wp:anchor distT="0" distB="0" distL="114300" distR="114300" simplePos="0" relativeHeight="251658240" behindDoc="1" locked="0" layoutInCell="1" allowOverlap="1" wp14:anchorId="42FEFD8E" wp14:editId="1F463E75">
                    <wp:simplePos x="0" y="0"/>
                    <wp:positionH relativeFrom="column">
                      <wp:posOffset>884702</wp:posOffset>
                    </wp:positionH>
                    <wp:positionV relativeFrom="paragraph">
                      <wp:posOffset>0</wp:posOffset>
                    </wp:positionV>
                    <wp:extent cx="4037330" cy="5216525"/>
                    <wp:effectExtent l="0" t="0" r="1270" b="3175"/>
                    <wp:wrapTight wrapText="bothSides">
                      <wp:wrapPolygon edited="0">
                        <wp:start x="0" y="0"/>
                        <wp:lineTo x="0" y="21561"/>
                        <wp:lineTo x="21539" y="21561"/>
                        <wp:lineTo x="2153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4"/>
                            <a:srcRect l="20430" r="21511"/>
                            <a:stretch/>
                          </pic:blipFill>
                          <pic:spPr bwMode="auto">
                            <a:xfrm>
                              <a:off x="0" y="0"/>
                              <a:ext cx="4037330" cy="521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ns w:id="149" w:author="Peris Yague, Alba" w:date="2021-05-06T11:56:00Z">
              <w:r w:rsidR="00CC4C76">
                <w:rPr>
                  <w:rFonts w:ascii="Arial" w:hAnsi="Arial" w:cs="Arial"/>
                  <w:noProof/>
                  <w:color w:val="000000" w:themeColor="text1"/>
                  <w:lang w:val="en-US"/>
                </w:rPr>
                <w:drawing>
                  <wp:inline distT="0" distB="0" distL="0" distR="0" wp14:anchorId="42A7C00F" wp14:editId="7441F427">
                    <wp:extent cx="4614530" cy="6057787"/>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srcRect l="20037" r="22828"/>
                            <a:stretch/>
                          </pic:blipFill>
                          <pic:spPr bwMode="auto">
                            <a:xfrm>
                              <a:off x="0" y="0"/>
                              <a:ext cx="4633371" cy="6082520"/>
                            </a:xfrm>
                            <a:prstGeom prst="rect">
                              <a:avLst/>
                            </a:prstGeom>
                            <a:ln>
                              <a:noFill/>
                            </a:ln>
                            <a:extLst>
                              <a:ext uri="{53640926-AAD7-44D8-BBD7-CCE9431645EC}">
                                <a14:shadowObscured xmlns:a14="http://schemas.microsoft.com/office/drawing/2010/main"/>
                              </a:ext>
                            </a:extLst>
                          </pic:spPr>
                        </pic:pic>
                      </a:graphicData>
                    </a:graphic>
                  </wp:inline>
                </w:drawing>
              </w:r>
            </w:ins>
          </w:p>
        </w:tc>
      </w:tr>
      <w:tr w:rsidR="000078C7" w14:paraId="7A329D10" w14:textId="77777777" w:rsidTr="006137B1">
        <w:tc>
          <w:tcPr>
            <w:tcW w:w="9016" w:type="dxa"/>
          </w:tcPr>
          <w:p w14:paraId="2D323547" w14:textId="040C4C70"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9A2156" w:rsidRPr="009A2156">
              <w:rPr>
                <w:rFonts w:ascii="Arial" w:hAnsi="Arial" w:cs="Arial"/>
                <w:color w:val="000000" w:themeColor="text1"/>
                <w:lang w:val="en-US"/>
              </w:rPr>
              <w:t xml:space="preserve">A)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w:t>
            </w:r>
            <w:r w:rsidR="009A2156">
              <w:rPr>
                <w:rFonts w:ascii="Arial" w:eastAsiaTheme="minorEastAsia" w:hAnsi="Arial" w:cs="Arial"/>
                <w:color w:val="000000" w:themeColor="text1"/>
                <w:lang w:val="en-US"/>
              </w:rPr>
              <w:t xml:space="preserve"> B) </w:t>
            </w:r>
            <w:r w:rsidR="009A2156" w:rsidRPr="00714C06">
              <w:rPr>
                <w:rFonts w:ascii="Arial" w:hAnsi="Arial" w:cs="Arial"/>
                <w:color w:val="000000" w:themeColor="text1"/>
                <w:lang w:val="en-US"/>
              </w:rPr>
              <w:t xml:space="preserve">Bars show mean </w:t>
            </w:r>
            <m:oMath>
              <m:r>
                <w:rPr>
                  <w:rFonts w:ascii="Cambria Math" w:hAnsi="Cambria Math" w:cs="Arial"/>
                  <w:color w:val="000000" w:themeColor="text1"/>
                  <w:lang w:val="en-US"/>
                </w:rPr>
                <m:t>±</m:t>
              </m:r>
            </m:oMath>
            <w:r w:rsidR="009A2156" w:rsidRPr="00714C06">
              <w:rPr>
                <w:rFonts w:ascii="Arial" w:eastAsiaTheme="minorEastAsia" w:hAnsi="Arial" w:cs="Arial"/>
                <w:color w:val="000000" w:themeColor="text1"/>
                <w:lang w:val="en-US"/>
              </w:rPr>
              <w:t xml:space="preserve"> </w:t>
            </w:r>
            <w:del w:id="150" w:author="Peris Yague, Alba" w:date="2021-05-06T11:56:00Z">
              <w:r w:rsidR="009A2156" w:rsidRPr="00714C06" w:rsidDel="00CC4C76">
                <w:rPr>
                  <w:rFonts w:ascii="Arial" w:eastAsiaTheme="minorEastAsia" w:hAnsi="Arial" w:cs="Arial"/>
                  <w:color w:val="000000" w:themeColor="text1"/>
                  <w:lang w:val="en-US"/>
                </w:rPr>
                <w:delText>SEM</w:delText>
              </w:r>
            </w:del>
            <w:ins w:id="151" w:author="Peris Yague, Alba" w:date="2021-05-06T11:56:00Z">
              <w:r w:rsidR="00CC4C76">
                <w:rPr>
                  <w:rFonts w:ascii="Arial" w:eastAsiaTheme="minorEastAsia" w:hAnsi="Arial" w:cs="Arial"/>
                  <w:color w:val="000000" w:themeColor="text1"/>
                  <w:lang w:val="en-US"/>
                </w:rPr>
                <w:t>95% confidence intervals</w:t>
              </w:r>
            </w:ins>
            <w:r w:rsidR="009A2156">
              <w:rPr>
                <w:rFonts w:ascii="Arial" w:eastAsiaTheme="minorEastAsia" w:hAnsi="Arial" w:cs="Arial"/>
                <w:color w:val="000000" w:themeColor="text1"/>
                <w:lang w:val="en-US"/>
              </w:rPr>
              <w:t>. Graph shows the relative recall position of the emotional oddball and the perceptual oddball. Emotional items were recalled slightly later than perceptual oddballs (p&lt;0.0001).</w:t>
            </w:r>
            <w:r w:rsidR="00254302">
              <w:rPr>
                <w:rFonts w:ascii="Arial" w:eastAsiaTheme="minorEastAsia" w:hAnsi="Arial" w:cs="Arial"/>
                <w:color w:val="000000" w:themeColor="text1"/>
                <w:lang w:val="en-US"/>
              </w:rPr>
              <w:t xml:space="preserve">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0279E67E" w14:textId="4CBE7458" w:rsidR="00612E09" w:rsidRDefault="009E4FA4" w:rsidP="009A2156">
      <w:pPr>
        <w:spacing w:line="480" w:lineRule="auto"/>
        <w:ind w:firstLine="720"/>
        <w:jc w:val="both"/>
        <w:rPr>
          <w:rFonts w:ascii="Arial" w:hAnsi="Arial" w:cs="Arial"/>
          <w:color w:val="000000" w:themeColor="text1"/>
          <w:lang w:val="en-US"/>
        </w:rPr>
      </w:pP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0374F0">
        <w:rPr>
          <w:rFonts w:ascii="Arial" w:hAnsi="Arial" w:cs="Arial"/>
          <w:color w:val="000000" w:themeColor="text1"/>
          <w:lang w:val="en-US"/>
        </w:rPr>
        <w:t>If, say,</w:t>
      </w:r>
      <w:r w:rsidR="000374F0" w:rsidRPr="00216601">
        <w:rPr>
          <w:rFonts w:ascii="Arial" w:hAnsi="Arial" w:cs="Arial"/>
          <w:color w:val="000000" w:themeColor="text1"/>
          <w:lang w:val="en-US"/>
        </w:rPr>
        <w:t xml:space="preserve"> an item</w:t>
      </w:r>
      <w:r w:rsidR="000374F0">
        <w:rPr>
          <w:rFonts w:ascii="Arial" w:hAnsi="Arial" w:cs="Arial"/>
          <w:color w:val="000000" w:themeColor="text1"/>
          <w:lang w:val="en-US"/>
        </w:rPr>
        <w:t xml:space="preserve"> was</w:t>
      </w:r>
      <w:r w:rsidR="000374F0" w:rsidRPr="00216601">
        <w:rPr>
          <w:rFonts w:ascii="Arial" w:hAnsi="Arial" w:cs="Arial"/>
          <w:color w:val="000000" w:themeColor="text1"/>
          <w:lang w:val="en-US"/>
        </w:rPr>
        <w:t xml:space="preserve"> recalled on </w:t>
      </w:r>
      <w:r w:rsidR="000374F0" w:rsidRPr="00216601">
        <w:rPr>
          <w:rFonts w:ascii="Arial" w:hAnsi="Arial" w:cs="Arial"/>
          <w:color w:val="000000" w:themeColor="text1"/>
          <w:lang w:val="en-US"/>
        </w:rPr>
        <w:lastRenderedPageBreak/>
        <w:t>the 6</w:t>
      </w:r>
      <w:r w:rsidR="000374F0" w:rsidRPr="00216601">
        <w:rPr>
          <w:rFonts w:ascii="Arial" w:hAnsi="Arial" w:cs="Arial"/>
          <w:color w:val="000000" w:themeColor="text1"/>
          <w:vertAlign w:val="superscript"/>
          <w:lang w:val="en-US"/>
        </w:rPr>
        <w:t>th</w:t>
      </w:r>
      <w:r w:rsidR="000374F0"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374F0" w:rsidRPr="00216601">
        <w:rPr>
          <w:rFonts w:ascii="Arial" w:hAnsi="Arial" w:cs="Arial"/>
          <w:color w:val="000000" w:themeColor="text1"/>
          <w:vertAlign w:val="superscript"/>
          <w:lang w:val="en-US"/>
        </w:rPr>
        <w:t>st</w:t>
      </w:r>
      <w:r w:rsidR="000374F0" w:rsidRPr="00216601">
        <w:rPr>
          <w:rFonts w:ascii="Arial" w:hAnsi="Arial" w:cs="Arial"/>
          <w:color w:val="000000" w:themeColor="text1"/>
          <w:lang w:val="en-US"/>
        </w:rPr>
        <w:t xml:space="preserve"> position, would have a relative recall of 0.</w:t>
      </w:r>
      <w:r w:rsidR="000374F0">
        <w:rPr>
          <w:rFonts w:ascii="Arial" w:hAnsi="Arial" w:cs="Arial"/>
          <w:color w:val="000000" w:themeColor="text1"/>
          <w:lang w:val="en-US"/>
        </w:rPr>
        <w:t>1</w:t>
      </w:r>
      <w:r w:rsidR="000374F0" w:rsidRPr="00216601">
        <w:rPr>
          <w:rFonts w:ascii="Arial" w:hAnsi="Arial" w:cs="Arial"/>
          <w:color w:val="000000" w:themeColor="text1"/>
          <w:lang w:val="en-US"/>
        </w:rPr>
        <w:t>67.</w:t>
      </w:r>
      <w:r w:rsidR="000374F0">
        <w:rPr>
          <w:rFonts w:ascii="Arial" w:hAnsi="Arial" w:cs="Arial"/>
          <w:color w:val="000000" w:themeColor="text1"/>
          <w:lang w:val="en-US"/>
        </w:rPr>
        <w:t xml:space="preserve"> </w:t>
      </w:r>
      <w:r w:rsidR="00612E09" w:rsidRPr="000A49B5">
        <w:rPr>
          <w:rFonts w:ascii="Arial" w:hAnsi="Arial" w:cs="Arial"/>
          <w:color w:val="000000" w:themeColor="text1"/>
          <w:lang w:val="en-US"/>
        </w:rPr>
        <w:t>A</w:t>
      </w:r>
      <w:r w:rsidR="00143CBF">
        <w:rPr>
          <w:rFonts w:ascii="Arial" w:hAnsi="Arial" w:cs="Arial"/>
          <w:color w:val="000000" w:themeColor="text1"/>
          <w:lang w:val="en-US"/>
        </w:rPr>
        <w:t>n unpaired</w:t>
      </w:r>
      <w:r w:rsidR="00612E09" w:rsidRPr="000A49B5">
        <w:rPr>
          <w:rFonts w:ascii="Arial" w:hAnsi="Arial" w:cs="Arial"/>
          <w:color w:val="000000" w:themeColor="text1"/>
          <w:lang w:val="en-US"/>
        </w:rPr>
        <w:t xml:space="preserve"> </w:t>
      </w:r>
      <w:r w:rsidR="00B87629">
        <w:rPr>
          <w:rFonts w:ascii="Arial" w:hAnsi="Arial" w:cs="Arial"/>
          <w:color w:val="000000" w:themeColor="text1"/>
          <w:lang w:val="en-US"/>
        </w:rPr>
        <w:t xml:space="preserve">Wilcoxon rank sum </w:t>
      </w:r>
      <w:r w:rsidR="002F7177" w:rsidRPr="000A49B5">
        <w:rPr>
          <w:rFonts w:ascii="Arial" w:hAnsi="Arial" w:cs="Arial"/>
          <w:color w:val="000000" w:themeColor="text1"/>
          <w:lang w:val="en-US"/>
        </w:rPr>
        <w:t xml:space="preserve">test showed 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01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xml:space="preserve">. </w:t>
      </w:r>
      <w:r w:rsidR="009A2156">
        <w:rPr>
          <w:rFonts w:ascii="Arial" w:hAnsi="Arial" w:cs="Arial"/>
          <w:color w:val="000000" w:themeColor="text1"/>
          <w:lang w:val="en-US"/>
        </w:rPr>
        <w:t>2B</w:t>
      </w:r>
      <w:r w:rsidR="00714C06" w:rsidRPr="000A49B5">
        <w:rPr>
          <w:rFonts w:ascii="Arial" w:hAnsi="Arial" w:cs="Arial"/>
          <w:color w:val="000000" w:themeColor="text1"/>
          <w:lang w:val="en-US"/>
        </w:rPr>
        <w:t>).</w:t>
      </w:r>
    </w:p>
    <w:p w14:paraId="08FB2236" w14:textId="457DF2FA"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ontrary to what we expected, both emotional and perceptual oddballs were remembered later</w:t>
      </w:r>
      <w:r w:rsidR="005A7C5F">
        <w:rPr>
          <w:rFonts w:ascii="Arial" w:hAnsi="Arial" w:cs="Arial"/>
          <w:color w:val="000000" w:themeColor="text1"/>
          <w:lang w:val="en-US"/>
        </w:rPr>
        <w:t xml:space="preserve"> </w:t>
      </w:r>
      <w:r w:rsidR="00D877D1" w:rsidRPr="00216601">
        <w:rPr>
          <w:rFonts w:ascii="Arial" w:hAnsi="Arial" w:cs="Arial"/>
          <w:color w:val="000000" w:themeColor="text1"/>
          <w:lang w:val="en-US"/>
        </w:rPr>
        <w:t>on in recall</w:t>
      </w:r>
      <w:r w:rsidR="005A7C5F">
        <w:rPr>
          <w:rFonts w:ascii="Arial" w:hAnsi="Arial" w:cs="Arial"/>
          <w:color w:val="000000" w:themeColor="text1"/>
          <w:lang w:val="en-US"/>
        </w:rPr>
        <w:t>;</w:t>
      </w:r>
      <w:r w:rsidR="00D877D1" w:rsidRPr="00216601">
        <w:rPr>
          <w:rFonts w:ascii="Arial" w:hAnsi="Arial" w:cs="Arial"/>
          <w:color w:val="000000" w:themeColor="text1"/>
          <w:lang w:val="en-US"/>
        </w:rPr>
        <w:t xml:space="preserve">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139B8293" w:rsidR="00CB19EE" w:rsidRPr="00A746BD" w:rsidRDefault="00CB19EE" w:rsidP="00A746BD">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F220AE">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0E244A" w:rsidRPr="000E244A">
        <w:rPr>
          <w:rFonts w:ascii="Arial" w:hAnsi="Arial" w:cs="Arial"/>
          <w:noProof/>
          <w:color w:val="000000" w:themeColor="text1"/>
          <w:lang w:val="en-US"/>
        </w:rPr>
        <w:t>(Strange et 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w:t>
      </w:r>
      <w:r w:rsidR="001A5E40">
        <w:rPr>
          <w:rFonts w:ascii="Arial" w:hAnsi="Arial" w:cs="Arial"/>
          <w:color w:val="000000" w:themeColor="text1"/>
          <w:lang w:val="en-US"/>
        </w:rPr>
        <w:t xml:space="preserve">current </w:t>
      </w:r>
      <w:r w:rsidR="002073A4">
        <w:rPr>
          <w:rFonts w:ascii="Arial" w:hAnsi="Arial" w:cs="Arial"/>
          <w:color w:val="000000" w:themeColor="text1"/>
          <w:lang w:val="en-US"/>
        </w:rPr>
        <w:t>version of the task.</w:t>
      </w:r>
      <w:r w:rsidR="00A746BD">
        <w:rPr>
          <w:rFonts w:ascii="Arial" w:hAnsi="Arial" w:cs="Arial"/>
          <w:color w:val="000000" w:themeColor="text1"/>
          <w:lang w:val="en-US"/>
        </w:rPr>
        <w:t xml:space="preserve"> We found an overall mnemonic enhancement of both emotional and perceptual oddballs accompanied with an anterograde and retrograde amnesia for items preceding and following the oddballs at encoding</w:t>
      </w:r>
      <w:r w:rsidR="008C39DE">
        <w:rPr>
          <w:rFonts w:ascii="Arial" w:hAnsi="Arial" w:cs="Arial"/>
          <w:color w:val="000000" w:themeColor="text1"/>
          <w:lang w:val="en-US"/>
        </w:rPr>
        <w:t xml:space="preserve">, although less pronounced than the effects observed for the English and German versions of this task. </w:t>
      </w:r>
    </w:p>
    <w:p w14:paraId="61190BC9" w14:textId="5FC99F6B" w:rsidR="006137B1" w:rsidRPr="00CA4DD8" w:rsidRDefault="00C928F2" w:rsidP="00A746BD">
      <w:pPr>
        <w:spacing w:line="480" w:lineRule="auto"/>
        <w:ind w:firstLine="720"/>
        <w:jc w:val="both"/>
        <w:rPr>
          <w:rFonts w:ascii="Arial" w:hAnsi="Arial" w:cs="Arial"/>
          <w:strike/>
          <w:color w:val="FF0000"/>
          <w:lang w:val="en-US"/>
        </w:rPr>
      </w:pPr>
      <w:r w:rsidRPr="00216601">
        <w:rPr>
          <w:rFonts w:ascii="Arial" w:hAnsi="Arial" w:cs="Arial"/>
          <w:color w:val="000000" w:themeColor="text1"/>
          <w:lang w:val="en-US"/>
        </w:rPr>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w:t>
      </w:r>
      <w:r w:rsidR="00A746BD">
        <w:rPr>
          <w:rFonts w:ascii="Arial" w:hAnsi="Arial" w:cs="Arial"/>
          <w:color w:val="000000" w:themeColor="text1"/>
          <w:lang w:val="en-US"/>
        </w:rPr>
        <w:t xml:space="preserve"> [odd-2, odd-1, odd, odd+1]</w:t>
      </w:r>
      <w:r w:rsidR="00120551" w:rsidRPr="008E11C5">
        <w:rPr>
          <w:rFonts w:ascii="Arial" w:hAnsi="Arial" w:cs="Arial"/>
          <w:color w:val="000000" w:themeColor="text1"/>
          <w:lang w:val="en-US"/>
        </w:rPr>
        <w:t xml:space="preserve"> x oddball type</w:t>
      </w:r>
      <w:r w:rsidR="00A746BD">
        <w:rPr>
          <w:rFonts w:ascii="Arial" w:hAnsi="Arial" w:cs="Arial"/>
          <w:color w:val="000000" w:themeColor="text1"/>
          <w:lang w:val="en-US"/>
        </w:rPr>
        <w:t xml:space="preserve"> [emotional, perceptual]</w:t>
      </w:r>
      <w:r w:rsidR="00120551" w:rsidRPr="008E11C5">
        <w:rPr>
          <w:rFonts w:ascii="Arial" w:hAnsi="Arial" w:cs="Arial"/>
          <w:color w:val="000000" w:themeColor="text1"/>
          <w:lang w:val="en-US"/>
        </w:rPr>
        <w:t>)</w:t>
      </w:r>
      <w:r w:rsidR="006C0DA1" w:rsidRPr="008E11C5">
        <w:rPr>
          <w:rFonts w:ascii="Arial" w:hAnsi="Arial" w:cs="Arial"/>
          <w:color w:val="000000" w:themeColor="text1"/>
          <w:lang w:val="en-US"/>
        </w:rPr>
        <w:t xml:space="preserve"> showed a</w:t>
      </w:r>
      <w:r w:rsidR="003011EE" w:rsidRPr="008E11C5">
        <w:rPr>
          <w:rFonts w:ascii="Arial" w:hAnsi="Arial" w:cs="Arial"/>
          <w:color w:val="000000" w:themeColor="text1"/>
          <w:lang w:val="en-US"/>
        </w:rPr>
        <w:t xml:space="preserve"> significant interaction between the two factors (</w:t>
      </w:r>
      <w:proofErr w:type="gramStart"/>
      <w:r w:rsidR="003011EE" w:rsidRPr="008E11C5">
        <w:rPr>
          <w:rFonts w:ascii="Arial" w:hAnsi="Arial" w:cs="Arial"/>
          <w:color w:val="000000" w:themeColor="text1"/>
          <w:lang w:val="en-US"/>
        </w:rPr>
        <w:t>F(</w:t>
      </w:r>
      <w:proofErr w:type="gramEnd"/>
      <w:r w:rsidR="003011EE">
        <w:rPr>
          <w:rFonts w:ascii="Arial" w:hAnsi="Arial" w:cs="Arial"/>
          <w:color w:val="000000" w:themeColor="text1"/>
          <w:lang w:val="en-US"/>
        </w:rPr>
        <w:t>3</w:t>
      </w:r>
      <w:r w:rsidR="003011EE" w:rsidRPr="008E11C5">
        <w:rPr>
          <w:rFonts w:ascii="Arial" w:hAnsi="Arial" w:cs="Arial"/>
          <w:color w:val="000000" w:themeColor="text1"/>
          <w:lang w:val="en-US"/>
        </w:rPr>
        <w:t xml:space="preserve">, </w:t>
      </w:r>
      <w:r w:rsidR="003011EE">
        <w:rPr>
          <w:rFonts w:ascii="Arial" w:hAnsi="Arial" w:cs="Arial"/>
          <w:color w:val="000000" w:themeColor="text1"/>
          <w:lang w:val="en-US"/>
        </w:rPr>
        <w:t>207</w:t>
      </w:r>
      <w:r w:rsidR="003011EE" w:rsidRPr="008E11C5">
        <w:rPr>
          <w:rFonts w:ascii="Arial" w:hAnsi="Arial" w:cs="Arial"/>
          <w:color w:val="000000" w:themeColor="text1"/>
          <w:lang w:val="en-US"/>
        </w:rPr>
        <w:t>)=</w:t>
      </w:r>
      <w:r w:rsidR="003011EE">
        <w:rPr>
          <w:rFonts w:ascii="Arial" w:hAnsi="Arial" w:cs="Arial"/>
          <w:color w:val="000000" w:themeColor="text1"/>
          <w:lang w:val="en-US"/>
        </w:rPr>
        <w:t>3.61</w:t>
      </w:r>
      <w:r w:rsidR="003011EE" w:rsidRPr="008E11C5">
        <w:rPr>
          <w:rFonts w:ascii="Arial" w:hAnsi="Arial" w:cs="Arial"/>
          <w:color w:val="000000" w:themeColor="text1"/>
          <w:lang w:val="en-US"/>
        </w:rPr>
        <w:t>, p=0.0</w:t>
      </w:r>
      <w:r w:rsidR="003011EE">
        <w:rPr>
          <w:rFonts w:ascii="Arial" w:hAnsi="Arial" w:cs="Arial"/>
          <w:color w:val="000000" w:themeColor="text1"/>
          <w:lang w:val="en-US"/>
        </w:rPr>
        <w:t>1</w:t>
      </w:r>
      <w:r w:rsidR="003011EE" w:rsidRPr="008E11C5">
        <w:rPr>
          <w:rFonts w:ascii="Arial" w:hAnsi="Arial" w:cs="Arial"/>
          <w:color w:val="000000" w:themeColor="text1"/>
          <w:lang w:val="en-US"/>
        </w:rPr>
        <w:t>)</w:t>
      </w:r>
      <w:r w:rsidR="003011EE">
        <w:rPr>
          <w:rFonts w:ascii="Arial" w:hAnsi="Arial" w:cs="Arial"/>
          <w:color w:val="000000" w:themeColor="text1"/>
          <w:lang w:val="en-US"/>
        </w:rPr>
        <w:t>, a</w:t>
      </w:r>
      <w:r w:rsidR="006C0DA1" w:rsidRPr="008E11C5">
        <w:rPr>
          <w:rFonts w:ascii="Arial" w:hAnsi="Arial" w:cs="Arial"/>
          <w:color w:val="000000" w:themeColor="text1"/>
          <w:lang w:val="en-US"/>
        </w:rPr>
        <w:t xml:space="preserve"> significant main effect of word position (F(</w:t>
      </w:r>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Uncorrected post-hoc t-test</w:t>
      </w:r>
      <w:r w:rsidR="00C71696">
        <w:rPr>
          <w:rFonts w:ascii="Arial" w:hAnsi="Arial" w:cs="Arial"/>
          <w:color w:val="000000" w:themeColor="text1"/>
          <w:lang w:val="en-US"/>
        </w:rPr>
        <w:t>s</w:t>
      </w:r>
      <w:r w:rsidR="006C0DA1" w:rsidRPr="008E11C5">
        <w:rPr>
          <w:rFonts w:ascii="Arial" w:hAnsi="Arial" w:cs="Arial"/>
          <w:color w:val="000000" w:themeColor="text1"/>
          <w:lang w:val="en-US"/>
        </w:rPr>
        <w:t xml:space="preserve">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w:t>
      </w:r>
      <w:proofErr w:type="gramStart"/>
      <w:r w:rsidR="00F85467">
        <w:rPr>
          <w:rFonts w:ascii="Arial" w:hAnsi="Arial" w:cs="Arial"/>
          <w:color w:val="000000" w:themeColor="text1"/>
          <w:lang w:val="en-US"/>
        </w:rPr>
        <w:t>t(</w:t>
      </w:r>
      <w:proofErr w:type="gramEnd"/>
      <w:r w:rsidR="00F85467">
        <w:rPr>
          <w:rFonts w:ascii="Arial" w:hAnsi="Arial" w:cs="Arial"/>
          <w:color w:val="000000" w:themeColor="text1"/>
          <w:lang w:val="en-US"/>
        </w:rPr>
        <w:t xml:space="preserve">139)=-10.75, </w:t>
      </w:r>
      <w:r w:rsidR="00692386" w:rsidRPr="008E11C5">
        <w:rPr>
          <w:rFonts w:ascii="Arial" w:hAnsi="Arial" w:cs="Arial"/>
          <w:color w:val="000000" w:themeColor="text1"/>
          <w:lang w:val="en-US"/>
        </w:rPr>
        <w:t>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=-0.91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 -0.80</w:t>
      </w:r>
      <w:r w:rsidR="00CA69E7">
        <w:rPr>
          <w:rFonts w:ascii="Arial" w:hAnsi="Arial" w:cs="Arial"/>
          <w:color w:val="000000" w:themeColor="text1"/>
          <w:lang w:val="en-US"/>
        </w:rPr>
        <w:t>;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=0.88</w:t>
      </w:r>
      <w:r w:rsidR="00CA69E7">
        <w:rPr>
          <w:rFonts w:ascii="Arial" w:hAnsi="Arial" w:cs="Arial"/>
          <w:color w:val="000000" w:themeColor="text1"/>
          <w:lang w:val="en-US"/>
        </w:rPr>
        <w:t>)</w:t>
      </w:r>
      <w:r w:rsidR="006C0DA1" w:rsidRPr="008E11C5">
        <w:rPr>
          <w:rFonts w:ascii="Arial" w:hAnsi="Arial" w:cs="Arial"/>
          <w:color w:val="000000" w:themeColor="text1"/>
          <w:lang w:val="en-US"/>
        </w:rPr>
        <w:t xml:space="preserve">. Furthermore, emotional oddballs were significantly better recalled than perceptual oddballs </w:t>
      </w:r>
      <w:r w:rsidR="003116CF">
        <w:rPr>
          <w:rFonts w:ascii="Arial" w:hAnsi="Arial" w:cs="Arial"/>
          <w:color w:val="000000" w:themeColor="text1"/>
          <w:lang w:val="en-US"/>
        </w:rPr>
        <w:t>(</w:t>
      </w:r>
      <w:proofErr w:type="gramStart"/>
      <w:r w:rsidR="00CA69E7">
        <w:rPr>
          <w:rFonts w:ascii="Arial" w:hAnsi="Arial" w:cs="Arial"/>
          <w:color w:val="000000" w:themeColor="text1"/>
          <w:lang w:val="en-US"/>
        </w:rPr>
        <w:t>t(</w:t>
      </w:r>
      <w:proofErr w:type="gramEnd"/>
      <w:r w:rsidR="00CA69E7">
        <w:rPr>
          <w:rFonts w:ascii="Arial" w:hAnsi="Arial" w:cs="Arial"/>
          <w:color w:val="000000" w:themeColor="text1"/>
          <w:lang w:val="en-US"/>
        </w:rPr>
        <w:t xml:space="preserve">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lastRenderedPageBreak/>
        <w:t>Cohen’s d</w:t>
      </w:r>
      <w:r w:rsidR="00902D53">
        <w:rPr>
          <w:rFonts w:ascii="Arial" w:hAnsi="Arial" w:cs="Arial"/>
          <w:color w:val="000000" w:themeColor="text1"/>
          <w:lang w:val="en-US"/>
        </w:rPr>
        <w:t>=0.47</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F96ABA">
        <w:rPr>
          <w:rFonts w:ascii="Arial" w:hAnsi="Arial" w:cs="Arial"/>
          <w:color w:val="000000" w:themeColor="text1"/>
          <w:lang w:val="en-US"/>
        </w:rPr>
        <w:t>4</w:t>
      </w:r>
      <w:r w:rsidR="008C2ACB" w:rsidRPr="008E11C5">
        <w:rPr>
          <w:rFonts w:ascii="Arial" w:hAnsi="Arial" w:cs="Arial"/>
          <w:color w:val="000000" w:themeColor="text1"/>
          <w:lang w:val="en-US"/>
        </w:rPr>
        <w:t xml:space="preserve">). </w:t>
      </w:r>
      <w:commentRangeStart w:id="152"/>
      <w:r w:rsidR="008D6B05" w:rsidRPr="00E3792B">
        <w:rPr>
          <w:rFonts w:ascii="Arial" w:hAnsi="Arial" w:cs="Arial"/>
          <w:color w:val="FF0000"/>
          <w:lang w:val="en-US"/>
          <w:rPrChange w:id="153" w:author="Peris Yague, Alba" w:date="2021-05-05T17:11:00Z">
            <w:rPr>
              <w:rFonts w:ascii="Arial" w:hAnsi="Arial" w:cs="Arial"/>
              <w:strike/>
              <w:color w:val="FF0000"/>
              <w:lang w:val="en-US"/>
            </w:rPr>
          </w:rPrChange>
        </w:rPr>
        <w:t xml:space="preserve">For completeness, we </w:t>
      </w:r>
      <w:r w:rsidR="008C39DE" w:rsidRPr="00E3792B">
        <w:rPr>
          <w:rFonts w:ascii="Arial" w:hAnsi="Arial" w:cs="Arial"/>
          <w:color w:val="FF0000"/>
          <w:lang w:val="en-US"/>
          <w:rPrChange w:id="154" w:author="Peris Yague, Alba" w:date="2021-05-05T17:11:00Z">
            <w:rPr>
              <w:rFonts w:ascii="Arial" w:hAnsi="Arial" w:cs="Arial"/>
              <w:strike/>
              <w:color w:val="FF0000"/>
              <w:lang w:val="en-US"/>
            </w:rPr>
          </w:rPrChange>
        </w:rPr>
        <w:t>conducted contingency analyses on the oddballs and odd-1 items which showed that recalling the oddballs did not come at cost of recalling its items preceding them (Fig. S1).</w:t>
      </w:r>
      <w:r w:rsidR="008D6B05" w:rsidRPr="00CA4DD8">
        <w:rPr>
          <w:rFonts w:ascii="Arial" w:hAnsi="Arial" w:cs="Arial"/>
          <w:strike/>
          <w:color w:val="FF0000"/>
          <w:lang w:val="en-US"/>
        </w:rPr>
        <w:t xml:space="preserve"> </w:t>
      </w:r>
      <w:commentRangeEnd w:id="152"/>
      <w:r w:rsidR="00E3792B">
        <w:rPr>
          <w:rStyle w:val="CommentReference"/>
        </w:rPr>
        <w:commentReference w:id="152"/>
      </w: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16CF" w14:paraId="18BA8E0F" w14:textId="77777777" w:rsidTr="006137B1">
        <w:tc>
          <w:tcPr>
            <w:tcW w:w="9016" w:type="dxa"/>
          </w:tcPr>
          <w:p w14:paraId="0457007E" w14:textId="29108AA4" w:rsidR="003116CF" w:rsidRDefault="006261C2"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7AA37CC2" wp14:editId="354840F0">
                  <wp:extent cx="5731510" cy="3540125"/>
                  <wp:effectExtent l="0" t="0" r="0" b="317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6"/>
                          <a:stretch>
                            <a:fillRect/>
                          </a:stretch>
                        </pic:blipFill>
                        <pic:spPr>
                          <a:xfrm>
                            <a:off x="0" y="0"/>
                            <a:ext cx="5731510" cy="3540125"/>
                          </a:xfrm>
                          <a:prstGeom prst="rect">
                            <a:avLst/>
                          </a:prstGeom>
                        </pic:spPr>
                      </pic:pic>
                    </a:graphicData>
                  </a:graphic>
                </wp:inline>
              </w:drawing>
            </w:r>
          </w:p>
        </w:tc>
      </w:tr>
      <w:tr w:rsidR="003116CF" w14:paraId="11C78CAC" w14:textId="77777777" w:rsidTr="006137B1">
        <w:tc>
          <w:tcPr>
            <w:tcW w:w="9016" w:type="dxa"/>
          </w:tcPr>
          <w:p w14:paraId="52DA0A3C" w14:textId="1DE389CF"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F96ABA">
              <w:rPr>
                <w:rFonts w:ascii="Arial" w:hAnsi="Arial" w:cs="Arial"/>
                <w:b/>
                <w:bCs/>
                <w:color w:val="000000" w:themeColor="text1"/>
                <w:lang w:val="en-US"/>
              </w:rPr>
              <w:t>4</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SEM.</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w:t>
            </w:r>
            <w:r w:rsidR="00A746BD" w:rsidRPr="006137B1">
              <w:rPr>
                <w:rFonts w:ascii="Arial" w:hAnsi="Arial" w:cs="Arial"/>
                <w:color w:val="000000" w:themeColor="text1"/>
                <w:lang w:val="en-US"/>
              </w:rPr>
              <w:t>Oddballs were better recalled than its surrounding items</w:t>
            </w:r>
            <w:r w:rsidR="00A746BD">
              <w:rPr>
                <w:rFonts w:ascii="Arial" w:hAnsi="Arial" w:cs="Arial"/>
                <w:color w:val="000000" w:themeColor="text1"/>
                <w:lang w:val="en-US"/>
              </w:rPr>
              <w:t>.</w:t>
            </w:r>
            <w:r w:rsidR="004A548A">
              <w:rPr>
                <w:rFonts w:ascii="Arial" w:hAnsi="Arial" w:cs="Arial"/>
                <w:color w:val="000000" w:themeColor="text1"/>
                <w:lang w:val="en-US"/>
              </w:rPr>
              <w:t xml:space="preserve"> **** p&lt;0.0001, *** p&lt;0.001</w:t>
            </w:r>
          </w:p>
        </w:tc>
      </w:tr>
    </w:tbl>
    <w:p w14:paraId="024C8B0F" w14:textId="77777777" w:rsidR="00E004CB" w:rsidRPr="00E004CB" w:rsidRDefault="00E004CB" w:rsidP="00E004CB">
      <w:pPr>
        <w:rPr>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t>Recall patterns in an oddball task are modulated by SOA</w:t>
      </w:r>
    </w:p>
    <w:p w14:paraId="5C51C8FE" w14:textId="77777777" w:rsidR="00A936EE" w:rsidRPr="00A936EE" w:rsidRDefault="00A936EE" w:rsidP="00A936EE">
      <w:pPr>
        <w:rPr>
          <w:lang w:val="en-US"/>
        </w:rPr>
      </w:pPr>
    </w:p>
    <w:p w14:paraId="2B320B49" w14:textId="3FF12C00" w:rsidR="00613274" w:rsidRPr="00C71696" w:rsidRDefault="00613274" w:rsidP="00C71696">
      <w:pPr>
        <w:spacing w:line="480" w:lineRule="auto"/>
        <w:jc w:val="both"/>
        <w:rPr>
          <w:rFonts w:ascii="Arial" w:hAnsi="Arial" w:cs="Arial"/>
          <w:color w:val="C00000"/>
          <w:lang w:val="en-US"/>
        </w:rPr>
      </w:pPr>
      <w:r>
        <w:rPr>
          <w:rFonts w:ascii="Arial" w:hAnsi="Arial" w:cs="Arial"/>
          <w:color w:val="000000" w:themeColor="text1"/>
          <w:lang w:val="en-US"/>
        </w:rPr>
        <w:t>Previous literature ha</w:t>
      </w:r>
      <w:r w:rsidR="00C71696">
        <w:rPr>
          <w:rFonts w:ascii="Arial" w:hAnsi="Arial" w:cs="Arial"/>
          <w:color w:val="000000" w:themeColor="text1"/>
          <w:lang w:val="en-US"/>
        </w:rPr>
        <w:t>s</w:t>
      </w:r>
      <w:r>
        <w:rPr>
          <w:rFonts w:ascii="Arial" w:hAnsi="Arial" w:cs="Arial"/>
          <w:color w:val="000000" w:themeColor="text1"/>
          <w:lang w:val="en-US"/>
        </w:rPr>
        <w:t xml:space="preserve">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w:t>
      </w:r>
      <w:r w:rsidR="00C71696">
        <w:rPr>
          <w:rFonts w:ascii="Arial" w:hAnsi="Arial" w:cs="Arial"/>
          <w:color w:val="000000" w:themeColor="text1"/>
          <w:lang w:val="en-US"/>
        </w:rPr>
        <w:t>varying</w:t>
      </w:r>
      <w:r>
        <w:rPr>
          <w:rFonts w:ascii="Arial" w:hAnsi="Arial" w:cs="Arial"/>
          <w:color w:val="000000" w:themeColor="text1"/>
          <w:lang w:val="en-US"/>
        </w:rPr>
        <w:t xml:space="preserve"> SOAs to 1, 2, 3, 4 and 6 seconds. </w:t>
      </w:r>
      <w:r w:rsidR="00C71696">
        <w:rPr>
          <w:rFonts w:ascii="Arial" w:hAnsi="Arial" w:cs="Arial"/>
          <w:lang w:val="en-US"/>
        </w:rPr>
        <w:t>T</w:t>
      </w:r>
      <w:r w:rsidR="00C71696" w:rsidRPr="006137B1">
        <w:rPr>
          <w:rFonts w:ascii="Arial" w:hAnsi="Arial" w:cs="Arial"/>
          <w:lang w:val="en-US"/>
        </w:rPr>
        <w:t>he results indicate that longer SOAs show a trend to increased memory compared to shorter ones</w:t>
      </w:r>
      <w:r w:rsidR="00A61111">
        <w:rPr>
          <w:rFonts w:ascii="Arial" w:hAnsi="Arial" w:cs="Arial"/>
          <w:lang w:val="en-US"/>
        </w:rPr>
        <w:t xml:space="preserve"> (Fig. 5)</w:t>
      </w:r>
      <w:r w:rsidR="00C71696" w:rsidRPr="006137B1">
        <w:rPr>
          <w:rFonts w:ascii="Arial" w:hAnsi="Arial" w:cs="Arial"/>
          <w:lang w:val="en-US"/>
        </w:rPr>
        <w:t xml:space="preserve">, however, since we found no significant interactions between SOA and </w:t>
      </w:r>
      <w:r w:rsidR="00C71696" w:rsidRPr="006137B1">
        <w:rPr>
          <w:rFonts w:ascii="Arial" w:hAnsi="Arial" w:cs="Arial"/>
          <w:lang w:val="en-US"/>
        </w:rPr>
        <w:lastRenderedPageBreak/>
        <w:t xml:space="preserve">oddball type or word position, we did not further investigate the issue with follow-up post-hoc tests. </w:t>
      </w:r>
    </w:p>
    <w:p w14:paraId="42A23E7E" w14:textId="347C9DBF" w:rsidR="00F73766" w:rsidRPr="00E3792B" w:rsidRDefault="00541B90" w:rsidP="00B041D8">
      <w:pPr>
        <w:spacing w:line="480" w:lineRule="auto"/>
        <w:jc w:val="both"/>
        <w:rPr>
          <w:rFonts w:ascii="Arial" w:hAnsi="Arial" w:cs="Arial"/>
          <w:color w:val="FF0000"/>
          <w:lang w:val="en-US"/>
          <w:rPrChange w:id="155" w:author="Peris Yague, Alba" w:date="2021-05-05T17:11:00Z">
            <w:rPr>
              <w:rFonts w:ascii="Arial" w:hAnsi="Arial" w:cs="Arial"/>
              <w:strike/>
              <w:color w:val="FF0000"/>
              <w:lang w:val="en-US"/>
            </w:rPr>
          </w:rPrChange>
        </w:rPr>
      </w:pPr>
      <w:r>
        <w:rPr>
          <w:rFonts w:ascii="Arial" w:hAnsi="Arial" w:cs="Arial"/>
          <w:color w:val="000000" w:themeColor="text1"/>
          <w:lang w:val="en-US"/>
        </w:rPr>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C71696">
        <w:rPr>
          <w:rFonts w:ascii="Arial" w:hAnsi="Arial" w:cs="Arial"/>
          <w:lang w:val="en-US"/>
        </w:rPr>
        <w:t xml:space="preserve"> [emotional, perceptual]</w:t>
      </w:r>
      <w:r w:rsidR="00120551" w:rsidRPr="006137B1">
        <w:rPr>
          <w:rFonts w:ascii="Arial" w:hAnsi="Arial" w:cs="Arial"/>
          <w:lang w:val="en-US"/>
        </w:rPr>
        <w:t xml:space="preserve"> x</w:t>
      </w:r>
      <w:r w:rsidRPr="006137B1">
        <w:rPr>
          <w:rFonts w:ascii="Arial" w:hAnsi="Arial" w:cs="Arial"/>
          <w:lang w:val="en-US"/>
        </w:rPr>
        <w:t xml:space="preserve"> SOA</w:t>
      </w:r>
      <w:r w:rsidR="00C71696">
        <w:rPr>
          <w:rFonts w:ascii="Arial" w:hAnsi="Arial" w:cs="Arial"/>
          <w:lang w:val="en-US"/>
        </w:rPr>
        <w:t xml:space="preserve"> [1, 2, 3, 4, 6]</w:t>
      </w:r>
      <w:r w:rsidRPr="006137B1">
        <w:rPr>
          <w:rFonts w:ascii="Arial" w:hAnsi="Arial" w:cs="Arial"/>
          <w:lang w:val="en-US"/>
        </w:rPr>
        <w:t xml:space="preserve"> </w:t>
      </w:r>
      <w:r w:rsidR="00120551" w:rsidRPr="006137B1">
        <w:rPr>
          <w:rFonts w:ascii="Arial" w:hAnsi="Arial" w:cs="Arial"/>
          <w:lang w:val="en-US"/>
        </w:rPr>
        <w:t>x</w:t>
      </w:r>
      <w:r w:rsidRPr="006137B1">
        <w:rPr>
          <w:rFonts w:ascii="Arial" w:hAnsi="Arial" w:cs="Arial"/>
          <w:lang w:val="en-US"/>
        </w:rPr>
        <w:t xml:space="preserve"> word position</w:t>
      </w:r>
      <w:r w:rsidR="00C71696">
        <w:rPr>
          <w:rFonts w:ascii="Arial" w:hAnsi="Arial" w:cs="Arial"/>
          <w:lang w:val="en-US"/>
        </w:rPr>
        <w:t xml:space="preserve"> [odd-2, odd-1, odd, odd+1]</w:t>
      </w:r>
      <w:r w:rsidR="00120551" w:rsidRPr="006137B1">
        <w:rPr>
          <w:rFonts w:ascii="Arial" w:hAnsi="Arial" w:cs="Arial"/>
          <w:lang w:val="en-US"/>
        </w:rPr>
        <w:t>)</w:t>
      </w:r>
      <w:r w:rsidRPr="006137B1">
        <w:rPr>
          <w:rFonts w:ascii="Arial" w:hAnsi="Arial" w:cs="Arial"/>
          <w:lang w:val="en-US"/>
        </w:rPr>
        <w:t xml:space="preserve">. </w:t>
      </w:r>
      <w:r w:rsidR="00D459DE">
        <w:rPr>
          <w:rFonts w:ascii="Arial" w:hAnsi="Arial" w:cs="Arial"/>
          <w:lang w:val="en-US"/>
        </w:rPr>
        <w:t>T</w:t>
      </w:r>
      <w:r w:rsidR="00D459DE" w:rsidRPr="006137B1">
        <w:rPr>
          <w:rFonts w:ascii="Arial" w:hAnsi="Arial" w:cs="Arial"/>
          <w:lang w:val="en-US"/>
        </w:rPr>
        <w:t>here were no significant interactions between oddball type</w:t>
      </w:r>
      <w:r w:rsidR="00D459DE">
        <w:rPr>
          <w:rFonts w:ascii="Arial" w:hAnsi="Arial" w:cs="Arial"/>
          <w:lang w:val="en-US"/>
        </w:rPr>
        <w:t xml:space="preserve"> x </w:t>
      </w:r>
      <w:r w:rsidR="00D459DE" w:rsidRPr="006137B1">
        <w:rPr>
          <w:rFonts w:ascii="Arial" w:hAnsi="Arial" w:cs="Arial"/>
          <w:lang w:val="en-US"/>
        </w:rPr>
        <w:t>SOA (</w:t>
      </w:r>
      <w:proofErr w:type="gramStart"/>
      <w:r w:rsidR="00D459DE" w:rsidRPr="006137B1">
        <w:rPr>
          <w:rFonts w:ascii="Arial" w:hAnsi="Arial" w:cs="Arial"/>
          <w:lang w:val="en-US"/>
        </w:rPr>
        <w:t>F(</w:t>
      </w:r>
      <w:proofErr w:type="gramEnd"/>
      <w:r w:rsidR="00D459DE" w:rsidRPr="006137B1">
        <w:rPr>
          <w:rFonts w:ascii="Arial" w:hAnsi="Arial" w:cs="Arial"/>
          <w:lang w:val="en-US"/>
        </w:rPr>
        <w:t>4,276)=1.</w:t>
      </w:r>
      <w:r w:rsidR="00D459DE">
        <w:rPr>
          <w:rFonts w:ascii="Arial" w:hAnsi="Arial" w:cs="Arial"/>
          <w:lang w:val="en-US"/>
        </w:rPr>
        <w:t>50</w:t>
      </w:r>
      <w:r w:rsidR="00D459DE" w:rsidRPr="006137B1">
        <w:rPr>
          <w:rFonts w:ascii="Arial" w:hAnsi="Arial" w:cs="Arial"/>
          <w:lang w:val="en-US"/>
        </w:rPr>
        <w:t>, p=0.2</w:t>
      </w:r>
      <w:r w:rsidR="00D459DE">
        <w:rPr>
          <w:rFonts w:ascii="Arial" w:hAnsi="Arial" w:cs="Arial"/>
          <w:lang w:val="en-US"/>
        </w:rPr>
        <w:t>0</w:t>
      </w:r>
      <w:r w:rsidR="00D459DE" w:rsidRPr="006137B1">
        <w:rPr>
          <w:rFonts w:ascii="Arial" w:hAnsi="Arial" w:cs="Arial"/>
          <w:lang w:val="en-US"/>
        </w:rPr>
        <w:t>), SOA</w:t>
      </w:r>
      <w:r w:rsidR="00D459DE">
        <w:rPr>
          <w:rFonts w:ascii="Arial" w:hAnsi="Arial" w:cs="Arial"/>
          <w:lang w:val="en-US"/>
        </w:rPr>
        <w:t xml:space="preserve"> x </w:t>
      </w:r>
      <w:r w:rsidR="00D459DE" w:rsidRPr="006137B1">
        <w:rPr>
          <w:rFonts w:ascii="Arial" w:hAnsi="Arial" w:cs="Arial"/>
          <w:lang w:val="en-US"/>
        </w:rPr>
        <w:t>word position (F(12,828)=1.</w:t>
      </w:r>
      <w:r w:rsidR="00D459DE">
        <w:rPr>
          <w:rFonts w:ascii="Arial" w:hAnsi="Arial" w:cs="Arial"/>
          <w:lang w:val="en-US"/>
        </w:rPr>
        <w:t>21</w:t>
      </w:r>
      <w:r w:rsidR="00D459DE" w:rsidRPr="006137B1">
        <w:rPr>
          <w:rFonts w:ascii="Arial" w:hAnsi="Arial" w:cs="Arial"/>
          <w:lang w:val="en-US"/>
        </w:rPr>
        <w:t>, p=0.2</w:t>
      </w:r>
      <w:r w:rsidR="00D459DE">
        <w:rPr>
          <w:rFonts w:ascii="Arial" w:hAnsi="Arial" w:cs="Arial"/>
          <w:lang w:val="en-US"/>
        </w:rPr>
        <w:t>7</w:t>
      </w:r>
      <w:r w:rsidR="00D459DE" w:rsidRPr="006137B1">
        <w:rPr>
          <w:rFonts w:ascii="Arial" w:hAnsi="Arial" w:cs="Arial"/>
          <w:lang w:val="en-US"/>
        </w:rPr>
        <w:t>) nor a significant three-way interaction between oddball type</w:t>
      </w:r>
      <w:r w:rsidR="00D459DE">
        <w:rPr>
          <w:rFonts w:ascii="Arial" w:hAnsi="Arial" w:cs="Arial"/>
          <w:lang w:val="en-US"/>
        </w:rPr>
        <w:t xml:space="preserve"> x </w:t>
      </w:r>
      <w:r w:rsidR="00D459DE" w:rsidRPr="006137B1">
        <w:rPr>
          <w:rFonts w:ascii="Arial" w:hAnsi="Arial" w:cs="Arial"/>
          <w:lang w:val="en-US"/>
        </w:rPr>
        <w:t>SOA</w:t>
      </w:r>
      <w:r w:rsidR="00D459DE">
        <w:rPr>
          <w:rFonts w:ascii="Arial" w:hAnsi="Arial" w:cs="Arial"/>
          <w:lang w:val="en-US"/>
        </w:rPr>
        <w:t xml:space="preserve"> x </w:t>
      </w:r>
      <w:r w:rsidR="00D459DE" w:rsidRPr="006137B1">
        <w:rPr>
          <w:rFonts w:ascii="Arial" w:hAnsi="Arial" w:cs="Arial"/>
          <w:lang w:val="en-US"/>
        </w:rPr>
        <w:t>word position (F(12,828)=</w:t>
      </w:r>
      <w:r w:rsidR="00D459DE">
        <w:rPr>
          <w:rFonts w:ascii="Arial" w:hAnsi="Arial" w:cs="Arial"/>
          <w:lang w:val="en-US"/>
        </w:rPr>
        <w:t>1.14</w:t>
      </w:r>
      <w:r w:rsidR="00D459DE" w:rsidRPr="006137B1">
        <w:rPr>
          <w:rFonts w:ascii="Arial" w:hAnsi="Arial" w:cs="Arial"/>
          <w:lang w:val="en-US"/>
        </w:rPr>
        <w:t>, p=0.</w:t>
      </w:r>
      <w:r w:rsidR="00D459DE">
        <w:rPr>
          <w:rFonts w:ascii="Arial" w:hAnsi="Arial" w:cs="Arial"/>
          <w:lang w:val="en-US"/>
        </w:rPr>
        <w:t>33</w:t>
      </w:r>
      <w:r w:rsidR="00D459DE" w:rsidRPr="006137B1">
        <w:rPr>
          <w:rFonts w:ascii="Arial" w:hAnsi="Arial" w:cs="Arial"/>
          <w:lang w:val="en-US"/>
        </w:rPr>
        <w:t>).</w:t>
      </w:r>
      <w:r w:rsidR="00D459DE">
        <w:rPr>
          <w:rFonts w:ascii="Arial" w:hAnsi="Arial" w:cs="Arial"/>
          <w:lang w:val="en-US"/>
        </w:rPr>
        <w:t xml:space="preserve"> </w:t>
      </w:r>
      <w:r w:rsidRPr="006137B1">
        <w:rPr>
          <w:rFonts w:ascii="Arial" w:hAnsi="Arial" w:cs="Arial"/>
          <w:lang w:val="en-US"/>
        </w:rPr>
        <w:t xml:space="preserve">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w:t>
      </w:r>
      <w:proofErr w:type="gramStart"/>
      <w:r w:rsidRPr="006137B1">
        <w:rPr>
          <w:rFonts w:ascii="Arial" w:hAnsi="Arial" w:cs="Arial"/>
          <w:lang w:val="en-US"/>
        </w:rPr>
        <w:t>F(</w:t>
      </w:r>
      <w:proofErr w:type="gramEnd"/>
      <w:r w:rsidRPr="006137B1">
        <w:rPr>
          <w:rFonts w:ascii="Arial" w:hAnsi="Arial" w:cs="Arial"/>
          <w:lang w:val="en-US"/>
        </w:rPr>
        <w:t>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 significant main effect of SOA (</w:t>
      </w:r>
      <w:proofErr w:type="gramStart"/>
      <w:r w:rsidRPr="006137B1">
        <w:rPr>
          <w:rFonts w:ascii="Arial" w:hAnsi="Arial" w:cs="Arial"/>
          <w:lang w:val="en-US"/>
        </w:rPr>
        <w:t>F(</w:t>
      </w:r>
      <w:proofErr w:type="gramEnd"/>
      <w:r w:rsidRPr="006137B1">
        <w:rPr>
          <w:rFonts w:ascii="Arial" w:hAnsi="Arial" w:cs="Arial"/>
          <w:lang w:val="en-US"/>
        </w:rPr>
        <w:t>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xml:space="preserve">) which showed, </w:t>
      </w:r>
      <w:r w:rsidRPr="003550EB">
        <w:rPr>
          <w:rFonts w:ascii="Arial" w:hAnsi="Arial" w:cs="Arial"/>
          <w:lang w:val="en-US"/>
        </w:rPr>
        <w:t>that at SOA 1</w:t>
      </w:r>
      <w:r w:rsidR="00EB03DA" w:rsidRPr="003550EB">
        <w:rPr>
          <w:rFonts w:ascii="Arial" w:hAnsi="Arial" w:cs="Arial"/>
          <w:lang w:val="en-US"/>
        </w:rPr>
        <w:t xml:space="preserve"> </w:t>
      </w:r>
      <w:r w:rsidRPr="003550EB">
        <w:rPr>
          <w:rFonts w:ascii="Arial" w:hAnsi="Arial" w:cs="Arial"/>
          <w:lang w:val="en-US"/>
        </w:rPr>
        <w:t xml:space="preserve">all words were less well </w:t>
      </w:r>
      <w:r w:rsidR="00133902" w:rsidRPr="003550EB">
        <w:rPr>
          <w:rFonts w:ascii="Arial" w:hAnsi="Arial" w:cs="Arial"/>
          <w:lang w:val="en-US"/>
        </w:rPr>
        <w:t>remembered than at</w:t>
      </w:r>
      <w:r w:rsidRPr="003550EB">
        <w:rPr>
          <w:rFonts w:ascii="Arial" w:hAnsi="Arial" w:cs="Arial"/>
          <w:lang w:val="en-US"/>
        </w:rPr>
        <w:t xml:space="preserve"> SOA</w:t>
      </w:r>
      <w:r w:rsidR="0085733D" w:rsidRPr="003550EB">
        <w:rPr>
          <w:rFonts w:ascii="Arial" w:hAnsi="Arial" w:cs="Arial"/>
          <w:lang w:val="en-US"/>
        </w:rPr>
        <w:t>s 2, 3 and 6 (</w:t>
      </w:r>
      <w:r w:rsidR="005659D5" w:rsidRPr="003550EB">
        <w:rPr>
          <w:rFonts w:ascii="Arial" w:hAnsi="Arial" w:cs="Arial"/>
          <w:lang w:val="en-US"/>
        </w:rPr>
        <w:t xml:space="preserve">vs. 2 t(559)=-3.78, </w:t>
      </w:r>
      <w:r w:rsidR="0085733D" w:rsidRPr="003550EB">
        <w:rPr>
          <w:rFonts w:ascii="Arial" w:hAnsi="Arial" w:cs="Arial"/>
          <w:lang w:val="en-US"/>
        </w:rPr>
        <w:t>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3 t(559)=-3.76, 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6 t(559)=-5.11, p&lt;0.0001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=-0.22</w:t>
      </w:r>
      <w:r w:rsidR="0085733D" w:rsidRPr="00563E6F">
        <w:rPr>
          <w:rFonts w:ascii="Arial" w:hAnsi="Arial" w:cs="Arial"/>
          <w:lang w:val="en-US"/>
        </w:rPr>
        <w:t>). Furthermore, words show</w:t>
      </w:r>
      <w:r w:rsidR="00C71696" w:rsidRPr="00563E6F">
        <w:rPr>
          <w:rFonts w:ascii="Arial" w:hAnsi="Arial" w:cs="Arial"/>
          <w:lang w:val="en-US"/>
        </w:rPr>
        <w:t>n</w:t>
      </w:r>
      <w:r w:rsidR="0085733D" w:rsidRPr="00563E6F">
        <w:rPr>
          <w:rFonts w:ascii="Arial" w:hAnsi="Arial" w:cs="Arial"/>
          <w:lang w:val="en-US"/>
        </w:rPr>
        <w:t xml:space="preserve"> at SOA 4 were less well remembered than at SOAs 2 (</w:t>
      </w:r>
      <w:proofErr w:type="gramStart"/>
      <w:r w:rsidR="005659D5" w:rsidRPr="00563E6F">
        <w:rPr>
          <w:rFonts w:ascii="Arial" w:hAnsi="Arial" w:cs="Arial"/>
          <w:lang w:val="en-US"/>
        </w:rPr>
        <w:t>t(</w:t>
      </w:r>
      <w:proofErr w:type="gramEnd"/>
      <w:r w:rsidR="005659D5" w:rsidRPr="00563E6F">
        <w:rPr>
          <w:rFonts w:ascii="Arial" w:hAnsi="Arial" w:cs="Arial"/>
          <w:lang w:val="en-US"/>
        </w:rPr>
        <w:t xml:space="preserve">559)=2.90, </w:t>
      </w:r>
      <w:r w:rsidR="0085733D" w:rsidRPr="00563E6F">
        <w:rPr>
          <w:rFonts w:ascii="Arial" w:hAnsi="Arial" w:cs="Arial"/>
          <w:lang w:val="en-US"/>
        </w:rPr>
        <w:t>p&lt;0.05</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=0.122</w:t>
      </w:r>
      <w:r w:rsidR="0085733D" w:rsidRPr="00563E6F">
        <w:rPr>
          <w:rFonts w:ascii="Arial" w:hAnsi="Arial" w:cs="Arial"/>
          <w:lang w:val="en-US"/>
        </w:rPr>
        <w:t>), 3 (</w:t>
      </w:r>
      <w:r w:rsidR="005659D5" w:rsidRPr="00563E6F">
        <w:rPr>
          <w:rFonts w:ascii="Arial" w:hAnsi="Arial" w:cs="Arial"/>
          <w:lang w:val="en-US"/>
        </w:rPr>
        <w:t xml:space="preserve">t(559)=2.81, </w:t>
      </w:r>
      <w:r w:rsidR="0085733D" w:rsidRPr="00563E6F">
        <w:rPr>
          <w:rFonts w:ascii="Arial" w:hAnsi="Arial" w:cs="Arial"/>
          <w:lang w:val="en-US"/>
        </w:rPr>
        <w:t>p&lt;0.05</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w:t>
      </w:r>
      <w:r w:rsidR="002A1040" w:rsidRPr="00563E6F">
        <w:rPr>
          <w:rFonts w:ascii="Arial" w:hAnsi="Arial" w:cs="Arial"/>
          <w:color w:val="000000" w:themeColor="text1"/>
          <w:lang w:val="en-US"/>
        </w:rPr>
        <w:t>0.12</w:t>
      </w:r>
      <w:r w:rsidR="0085733D" w:rsidRPr="00563E6F">
        <w:rPr>
          <w:rFonts w:ascii="Arial" w:hAnsi="Arial" w:cs="Arial"/>
          <w:lang w:val="en-US"/>
        </w:rPr>
        <w:t>) and 6 (</w:t>
      </w:r>
      <w:r w:rsidR="005659D5" w:rsidRPr="00563E6F">
        <w:rPr>
          <w:rFonts w:ascii="Arial" w:hAnsi="Arial" w:cs="Arial"/>
          <w:lang w:val="en-US"/>
        </w:rPr>
        <w:t xml:space="preserve">t(559)=-4.03, </w:t>
      </w:r>
      <w:r w:rsidR="0085733D" w:rsidRPr="00563E6F">
        <w:rPr>
          <w:rFonts w:ascii="Arial" w:hAnsi="Arial" w:cs="Arial"/>
          <w:lang w:val="en-US"/>
        </w:rPr>
        <w:t>p&lt;0.0001</w:t>
      </w:r>
      <w:r w:rsidR="002A1040" w:rsidRPr="00563E6F">
        <w:rPr>
          <w:rFonts w:ascii="Arial" w:hAnsi="Arial" w:cs="Arial"/>
          <w:lang w:val="en-US"/>
        </w:rPr>
        <w:t xml:space="preserve">, </w:t>
      </w:r>
      <w:r w:rsidR="002A1040" w:rsidRPr="00563E6F">
        <w:rPr>
          <w:rFonts w:ascii="Arial" w:hAnsi="Arial" w:cs="Arial"/>
          <w:i/>
          <w:iCs/>
          <w:color w:val="000000" w:themeColor="text1"/>
          <w:lang w:val="en-US"/>
        </w:rPr>
        <w:t>Cohen’s d</w:t>
      </w:r>
      <w:r w:rsidR="002A1040" w:rsidRPr="00563E6F">
        <w:rPr>
          <w:rFonts w:ascii="Arial" w:hAnsi="Arial" w:cs="Arial"/>
          <w:color w:val="000000" w:themeColor="text1"/>
          <w:lang w:val="en-US"/>
        </w:rPr>
        <w:t>=-0.17</w:t>
      </w:r>
      <w:r w:rsidR="0085733D" w:rsidRPr="00563E6F">
        <w:rPr>
          <w:rFonts w:ascii="Arial" w:hAnsi="Arial" w:cs="Arial"/>
          <w:lang w:val="en-US"/>
        </w:rPr>
        <w:t>).</w:t>
      </w:r>
      <w:r w:rsidR="0085733D" w:rsidRPr="00563E6F">
        <w:rPr>
          <w:rFonts w:ascii="Arial" w:hAnsi="Arial" w:cs="Arial"/>
          <w:b/>
          <w:bCs/>
          <w:lang w:val="en-US"/>
        </w:rPr>
        <w:t xml:space="preserve"> </w:t>
      </w:r>
      <w:r w:rsidRPr="00563E6F">
        <w:rPr>
          <w:rFonts w:ascii="Arial" w:hAnsi="Arial" w:cs="Arial"/>
          <w:lang w:val="en-US"/>
        </w:rPr>
        <w:t>The results showed a main effect of word position (</w:t>
      </w:r>
      <w:proofErr w:type="gramStart"/>
      <w:r w:rsidRPr="00563E6F">
        <w:rPr>
          <w:rFonts w:ascii="Arial" w:hAnsi="Arial" w:cs="Arial"/>
          <w:lang w:val="en-US"/>
        </w:rPr>
        <w:t>F(</w:t>
      </w:r>
      <w:proofErr w:type="gramEnd"/>
      <w:r w:rsidRPr="00563E6F">
        <w:rPr>
          <w:rFonts w:ascii="Arial" w:hAnsi="Arial" w:cs="Arial"/>
          <w:lang w:val="en-US"/>
        </w:rPr>
        <w:t>3,207)=5</w:t>
      </w:r>
      <w:r w:rsidR="00133902" w:rsidRPr="00563E6F">
        <w:rPr>
          <w:rFonts w:ascii="Arial" w:hAnsi="Arial" w:cs="Arial"/>
          <w:lang w:val="en-US"/>
        </w:rPr>
        <w:t>5.87</w:t>
      </w:r>
      <w:r w:rsidRPr="00563E6F">
        <w:rPr>
          <w:rFonts w:ascii="Arial" w:hAnsi="Arial" w:cs="Arial"/>
          <w:lang w:val="en-US"/>
        </w:rPr>
        <w:t>, p&lt;0.001) in which the oddball, regardless of oddball type and SOA,</w:t>
      </w:r>
      <w:r w:rsidRPr="006137B1">
        <w:rPr>
          <w:rFonts w:ascii="Arial" w:hAnsi="Arial" w:cs="Arial"/>
          <w:lang w:val="en-US"/>
        </w:rPr>
        <w:t xml:space="preserve"> was always better remembered than its </w:t>
      </w:r>
      <w:r w:rsidRPr="00127824">
        <w:rPr>
          <w:rFonts w:ascii="Arial" w:hAnsi="Arial" w:cs="Arial"/>
          <w:lang w:val="en-US"/>
        </w:rPr>
        <w:t>surrounding items (</w:t>
      </w:r>
      <w:r w:rsidR="0060522F" w:rsidRPr="00127824">
        <w:rPr>
          <w:rFonts w:ascii="Arial" w:hAnsi="Arial" w:cs="Arial"/>
          <w:lang w:val="en-US"/>
        </w:rPr>
        <w:t>vs. odd</w:t>
      </w:r>
      <w:r w:rsidR="0060522F">
        <w:rPr>
          <w:rFonts w:ascii="Arial" w:hAnsi="Arial" w:cs="Arial"/>
          <w:lang w:val="en-US"/>
        </w:rPr>
        <w:t xml:space="preserve">-2 t(699)=-9.44, p&lt;0.0001, </w:t>
      </w:r>
      <w:r w:rsidR="0060522F">
        <w:rPr>
          <w:rFonts w:ascii="Arial" w:hAnsi="Arial" w:cs="Arial"/>
          <w:i/>
          <w:iCs/>
          <w:color w:val="000000" w:themeColor="text1"/>
          <w:lang w:val="en-US"/>
        </w:rPr>
        <w:t>Cohen’s d</w:t>
      </w:r>
      <w:r w:rsidR="0060522F">
        <w:rPr>
          <w:rFonts w:ascii="Arial" w:hAnsi="Arial" w:cs="Arial"/>
          <w:color w:val="000000" w:themeColor="text1"/>
          <w:lang w:val="en-US"/>
        </w:rPr>
        <w:t>=-0.36</w:t>
      </w:r>
      <w:r w:rsidR="0060522F">
        <w:rPr>
          <w:rFonts w:ascii="Arial" w:hAnsi="Arial" w:cs="Arial"/>
          <w:lang w:val="en-US"/>
        </w:rPr>
        <w:t xml:space="preserve">; vs. odd-1 t(699)=-10.99, p&lt;0.0001, </w:t>
      </w:r>
      <w:r w:rsidR="0060522F">
        <w:rPr>
          <w:rFonts w:ascii="Arial" w:hAnsi="Arial" w:cs="Arial"/>
          <w:i/>
          <w:iCs/>
          <w:color w:val="000000" w:themeColor="text1"/>
          <w:lang w:val="en-US"/>
        </w:rPr>
        <w:t>Cohen’s d</w:t>
      </w:r>
      <w:r w:rsidR="0060522F">
        <w:rPr>
          <w:rFonts w:ascii="Arial" w:hAnsi="Arial" w:cs="Arial"/>
          <w:color w:val="000000" w:themeColor="text1"/>
          <w:lang w:val="en-US"/>
        </w:rPr>
        <w:t>=-0.42</w:t>
      </w:r>
      <w:r w:rsidR="0060522F">
        <w:rPr>
          <w:rFonts w:ascii="Arial" w:hAnsi="Arial" w:cs="Arial"/>
          <w:lang w:val="en-US"/>
        </w:rPr>
        <w:t xml:space="preserve">; vs. odd+1 t(699)=10.77, p,0.0001, </w:t>
      </w:r>
      <w:r w:rsidR="0060522F">
        <w:rPr>
          <w:rFonts w:ascii="Arial" w:hAnsi="Arial" w:cs="Arial"/>
          <w:i/>
          <w:iCs/>
          <w:color w:val="000000" w:themeColor="text1"/>
          <w:lang w:val="en-US"/>
        </w:rPr>
        <w:t>Cohen’s d</w:t>
      </w:r>
      <w:r w:rsidR="0060522F">
        <w:rPr>
          <w:rFonts w:ascii="Arial" w:hAnsi="Arial" w:cs="Arial"/>
          <w:color w:val="000000" w:themeColor="text1"/>
          <w:lang w:val="en-US"/>
        </w:rPr>
        <w:t>=0.41</w:t>
      </w:r>
      <w:r w:rsidRPr="006137B1">
        <w:rPr>
          <w:rFonts w:ascii="Arial" w:hAnsi="Arial" w:cs="Arial"/>
          <w:lang w:val="en-US"/>
        </w:rPr>
        <w:t xml:space="preserve">). </w:t>
      </w:r>
      <w:r w:rsidR="00787BC1" w:rsidRPr="006137B1">
        <w:rPr>
          <w:rFonts w:ascii="Arial" w:hAnsi="Arial" w:cs="Arial"/>
          <w:lang w:val="en-US"/>
        </w:rPr>
        <w:t>Furthermore, there was a significant interaction between oddball type</w:t>
      </w:r>
      <w:r w:rsidR="00D90CA6">
        <w:rPr>
          <w:rFonts w:ascii="Arial" w:hAnsi="Arial" w:cs="Arial"/>
          <w:lang w:val="en-US"/>
        </w:rPr>
        <w:t xml:space="preserve"> x </w:t>
      </w:r>
      <w:r w:rsidR="00787BC1" w:rsidRPr="006137B1">
        <w:rPr>
          <w:rFonts w:ascii="Arial" w:hAnsi="Arial" w:cs="Arial"/>
          <w:lang w:val="en-US"/>
        </w:rPr>
        <w:t>word position (</w:t>
      </w:r>
      <w:proofErr w:type="gramStart"/>
      <w:r w:rsidR="00787BC1" w:rsidRPr="006137B1">
        <w:rPr>
          <w:rFonts w:ascii="Arial" w:hAnsi="Arial" w:cs="Arial"/>
          <w:lang w:val="en-US"/>
        </w:rPr>
        <w:t>F(</w:t>
      </w:r>
      <w:proofErr w:type="gramEnd"/>
      <w:r w:rsidR="00787BC1" w:rsidRPr="006137B1">
        <w:rPr>
          <w:rFonts w:ascii="Arial" w:hAnsi="Arial" w:cs="Arial"/>
          <w:lang w:val="en-US"/>
        </w:rPr>
        <w:t>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2C08B9">
        <w:rPr>
          <w:rFonts w:ascii="Arial" w:hAnsi="Arial" w:cs="Arial"/>
          <w:lang w:val="en-US"/>
        </w:rPr>
        <w:t xml:space="preserve">, </w:t>
      </w:r>
      <w:r w:rsidR="002C08B9">
        <w:rPr>
          <w:rFonts w:ascii="Arial" w:hAnsi="Arial" w:cs="Arial"/>
          <w:i/>
          <w:iCs/>
          <w:color w:val="000000" w:themeColor="text1"/>
          <w:lang w:val="en-US"/>
        </w:rPr>
        <w:t>Cohen’s d</w:t>
      </w:r>
      <w:r w:rsidR="002C08B9">
        <w:rPr>
          <w:rFonts w:ascii="Arial" w:hAnsi="Arial" w:cs="Arial"/>
          <w:color w:val="000000" w:themeColor="text1"/>
          <w:lang w:val="en-US"/>
        </w:rPr>
        <w:t>=0.18</w:t>
      </w:r>
      <w:r w:rsidR="00787BC1" w:rsidRPr="006137B1">
        <w:rPr>
          <w:rFonts w:ascii="Arial" w:hAnsi="Arial" w:cs="Arial"/>
          <w:lang w:val="en-US"/>
        </w:rPr>
        <w:t>).</w:t>
      </w:r>
      <w:r w:rsidR="00A66F4A" w:rsidRPr="006137B1">
        <w:rPr>
          <w:rFonts w:ascii="Arial" w:hAnsi="Arial" w:cs="Arial"/>
          <w:lang w:val="en-US"/>
        </w:rPr>
        <w:t xml:space="preserve"> </w:t>
      </w:r>
      <w:commentRangeStart w:id="156"/>
      <w:r w:rsidR="007A6D8B" w:rsidRPr="00E3792B">
        <w:rPr>
          <w:rFonts w:ascii="Arial" w:hAnsi="Arial" w:cs="Arial"/>
          <w:color w:val="FF0000"/>
          <w:lang w:val="en-US"/>
          <w:rPrChange w:id="157" w:author="Peris Yague, Alba" w:date="2021-05-05T17:11:00Z">
            <w:rPr>
              <w:rFonts w:ascii="Arial" w:hAnsi="Arial" w:cs="Arial"/>
              <w:strike/>
              <w:color w:val="FF0000"/>
              <w:lang w:val="en-US"/>
            </w:rPr>
          </w:rPrChange>
        </w:rPr>
        <w:t xml:space="preserve">We further conducted contingency analyses on the oddballs and oddball-1 items. Emotional lists showed a significant </w:t>
      </w:r>
      <w:r w:rsidR="00F429A3" w:rsidRPr="00E3792B">
        <w:rPr>
          <w:rFonts w:ascii="Arial" w:hAnsi="Arial" w:cs="Arial"/>
          <w:color w:val="FF0000"/>
          <w:lang w:val="en-US"/>
          <w:rPrChange w:id="158" w:author="Peris Yague, Alba" w:date="2021-05-05T17:11:00Z">
            <w:rPr>
              <w:rFonts w:ascii="Arial" w:hAnsi="Arial" w:cs="Arial"/>
              <w:strike/>
              <w:color w:val="FF0000"/>
              <w:lang w:val="en-US"/>
            </w:rPr>
          </w:rPrChange>
        </w:rPr>
        <w:t xml:space="preserve">item </w:t>
      </w:r>
      <w:r w:rsidR="007A6D8B" w:rsidRPr="00E3792B">
        <w:rPr>
          <w:rFonts w:ascii="Arial" w:hAnsi="Arial" w:cs="Arial"/>
          <w:color w:val="FF0000"/>
          <w:lang w:val="en-US"/>
          <w:rPrChange w:id="159" w:author="Peris Yague, Alba" w:date="2021-05-05T17:11:00Z">
            <w:rPr>
              <w:rFonts w:ascii="Arial" w:hAnsi="Arial" w:cs="Arial"/>
              <w:strike/>
              <w:color w:val="FF0000"/>
              <w:lang w:val="en-US"/>
            </w:rPr>
          </w:rPrChange>
        </w:rPr>
        <w:t>co-dependency whilst perceptual lists did not (Fig. S2).</w:t>
      </w:r>
      <w:commentRangeEnd w:id="156"/>
      <w:r w:rsidR="00E3792B">
        <w:rPr>
          <w:rStyle w:val="CommentReference"/>
        </w:rPr>
        <w:commentReference w:id="156"/>
      </w:r>
    </w:p>
    <w:p w14:paraId="1B9AD5D9" w14:textId="2841A1F8" w:rsidR="0018620C" w:rsidRDefault="00F73766" w:rsidP="006137B1">
      <w:pPr>
        <w:spacing w:line="480" w:lineRule="auto"/>
        <w:jc w:val="both"/>
        <w:rPr>
          <w:rFonts w:ascii="Arial" w:hAnsi="Arial" w:cs="Arial"/>
          <w:lang w:val="en-US"/>
        </w:rPr>
      </w:pPr>
      <w:r>
        <w:rPr>
          <w:rFonts w:ascii="Arial" w:hAnsi="Arial" w:cs="Arial"/>
          <w:color w:val="000000" w:themeColor="text1"/>
          <w:lang w:val="en-US"/>
        </w:rPr>
        <w:lastRenderedPageBreak/>
        <w:tab/>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84EC7" w14:paraId="3CA245C7" w14:textId="77777777" w:rsidTr="00C71696">
        <w:tc>
          <w:tcPr>
            <w:tcW w:w="9016" w:type="dxa"/>
          </w:tcPr>
          <w:p w14:paraId="44E9139D" w14:textId="2E6A6143" w:rsidR="00F84EC7" w:rsidRDefault="00904776" w:rsidP="006137B1">
            <w:pPr>
              <w:spacing w:line="480" w:lineRule="auto"/>
              <w:jc w:val="center"/>
              <w:rPr>
                <w:rFonts w:ascii="Arial" w:hAnsi="Arial" w:cs="Arial"/>
                <w:color w:val="000000" w:themeColor="text1"/>
                <w:lang w:val="en-US"/>
              </w:rPr>
            </w:pPr>
            <w:del w:id="160" w:author="Peris Yague, Alba" w:date="2021-05-06T11:55:00Z">
              <w:r w:rsidDel="00CC4C76">
                <w:rPr>
                  <w:rFonts w:ascii="Arial" w:hAnsi="Arial" w:cs="Arial"/>
                  <w:noProof/>
                  <w:color w:val="000000" w:themeColor="text1"/>
                  <w:lang w:val="en-US"/>
                </w:rPr>
                <w:drawing>
                  <wp:inline distT="0" distB="0" distL="0" distR="0" wp14:anchorId="3EA1C2E8" wp14:editId="3B008E1E">
                    <wp:extent cx="5275384" cy="6634277"/>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17"/>
                            <a:srcRect l="20618" r="19739"/>
                            <a:stretch/>
                          </pic:blipFill>
                          <pic:spPr bwMode="auto">
                            <a:xfrm>
                              <a:off x="0" y="0"/>
                              <a:ext cx="5293873" cy="6657528"/>
                            </a:xfrm>
                            <a:prstGeom prst="rect">
                              <a:avLst/>
                            </a:prstGeom>
                            <a:ln>
                              <a:noFill/>
                            </a:ln>
                            <a:extLst>
                              <a:ext uri="{53640926-AAD7-44D8-BBD7-CCE9431645EC}">
                                <a14:shadowObscured xmlns:a14="http://schemas.microsoft.com/office/drawing/2010/main"/>
                              </a:ext>
                            </a:extLst>
                          </pic:spPr>
                        </pic:pic>
                      </a:graphicData>
                    </a:graphic>
                  </wp:inline>
                </w:drawing>
              </w:r>
            </w:del>
            <w:ins w:id="161" w:author="Peris Yague, Alba" w:date="2021-05-06T11:55:00Z">
              <w:r w:rsidR="00CC4C76">
                <w:rPr>
                  <w:rFonts w:ascii="Arial" w:hAnsi="Arial" w:cs="Arial"/>
                  <w:noProof/>
                  <w:color w:val="000000" w:themeColor="text1"/>
                  <w:lang w:val="en-US"/>
                </w:rPr>
                <w:drawing>
                  <wp:inline distT="0" distB="0" distL="0" distR="0" wp14:anchorId="4222072E" wp14:editId="475C7814">
                    <wp:extent cx="4678326" cy="5802271"/>
                    <wp:effectExtent l="0" t="0" r="0" b="190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rotWithShape="1">
                            <a:blip r:embed="rId18"/>
                            <a:srcRect l="18551" r="20972"/>
                            <a:stretch/>
                          </pic:blipFill>
                          <pic:spPr bwMode="auto">
                            <a:xfrm>
                              <a:off x="0" y="0"/>
                              <a:ext cx="4698401" cy="5827169"/>
                            </a:xfrm>
                            <a:prstGeom prst="rect">
                              <a:avLst/>
                            </a:prstGeom>
                            <a:ln>
                              <a:noFill/>
                            </a:ln>
                            <a:extLst>
                              <a:ext uri="{53640926-AAD7-44D8-BBD7-CCE9431645EC}">
                                <a14:shadowObscured xmlns:a14="http://schemas.microsoft.com/office/drawing/2010/main"/>
                              </a:ext>
                            </a:extLst>
                          </pic:spPr>
                        </pic:pic>
                      </a:graphicData>
                    </a:graphic>
                  </wp:inline>
                </w:drawing>
              </w:r>
            </w:ins>
          </w:p>
        </w:tc>
      </w:tr>
      <w:tr w:rsidR="00F84EC7" w14:paraId="532D08CC" w14:textId="77777777" w:rsidTr="00C71696">
        <w:tc>
          <w:tcPr>
            <w:tcW w:w="9016" w:type="dxa"/>
          </w:tcPr>
          <w:p w14:paraId="7B71ADFF" w14:textId="7033DCF1"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t xml:space="preserve">Figure </w:t>
            </w:r>
            <w:r w:rsidR="00A22B6D">
              <w:rPr>
                <w:rFonts w:ascii="Arial" w:hAnsi="Arial" w:cs="Arial"/>
                <w:b/>
                <w:bCs/>
                <w:color w:val="000000" w:themeColor="text1"/>
                <w:lang w:val="en-US"/>
              </w:rPr>
              <w:t>5</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904776">
              <w:rPr>
                <w:rFonts w:ascii="Arial" w:hAnsi="Arial" w:cs="Arial"/>
                <w:color w:val="000000" w:themeColor="text1"/>
                <w:lang w:val="en-US"/>
              </w:rPr>
              <w:t xml:space="preserve">A) </w:t>
            </w:r>
            <w:r w:rsidR="007C289A">
              <w:rPr>
                <w:rFonts w:ascii="Arial" w:hAnsi="Arial" w:cs="Arial"/>
                <w:color w:val="000000" w:themeColor="text1"/>
                <w:lang w:val="en-US"/>
              </w:rPr>
              <w:t>Modulation of normalized recall</w:t>
            </w:r>
            <w:r w:rsidR="00C71696">
              <w:rPr>
                <w:rFonts w:ascii="Arial" w:hAnsi="Arial" w:cs="Arial"/>
                <w:color w:val="000000" w:themeColor="text1"/>
                <w:lang w:val="en-US"/>
              </w:rPr>
              <w:t xml:space="preserve"> </w:t>
            </w:r>
            <w:r w:rsidR="007C289A">
              <w:rPr>
                <w:rFonts w:ascii="Arial" w:hAnsi="Arial" w:cs="Arial"/>
                <w:color w:val="000000" w:themeColor="text1"/>
                <w:lang w:val="en-US"/>
              </w:rPr>
              <w:t xml:space="preserve">as a function of SOA.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w:t>
            </w:r>
            <w:del w:id="162" w:author="Peris Yague, Alba" w:date="2021-05-06T11:55:00Z">
              <w:r w:rsidR="000E7DCF" w:rsidRPr="00854902" w:rsidDel="00CC4C76">
                <w:rPr>
                  <w:rFonts w:ascii="Arial" w:eastAsiaTheme="minorEastAsia" w:hAnsi="Arial" w:cs="Arial"/>
                  <w:color w:val="000000" w:themeColor="text1"/>
                  <w:lang w:val="en-US"/>
                </w:rPr>
                <w:delText>SEM</w:delText>
              </w:r>
              <w:r w:rsidR="000E7DCF" w:rsidDel="00CC4C76">
                <w:rPr>
                  <w:rFonts w:ascii="Arial" w:eastAsiaTheme="minorEastAsia" w:hAnsi="Arial" w:cs="Arial"/>
                  <w:color w:val="000000" w:themeColor="text1"/>
                  <w:lang w:val="en-US"/>
                </w:rPr>
                <w:delText xml:space="preserve"> </w:delText>
              </w:r>
            </w:del>
            <w:ins w:id="163" w:author="Peris Yague, Alba" w:date="2021-05-06T11:55:00Z">
              <w:r w:rsidR="00CC4C76">
                <w:rPr>
                  <w:rFonts w:ascii="Arial" w:eastAsiaTheme="minorEastAsia" w:hAnsi="Arial" w:cs="Arial"/>
                  <w:color w:val="000000" w:themeColor="text1"/>
                  <w:lang w:val="en-US"/>
                </w:rPr>
                <w:t xml:space="preserve">95% confidence intervals </w:t>
              </w:r>
            </w:ins>
            <w:r w:rsidR="000E7DCF">
              <w:rPr>
                <w:rFonts w:ascii="Arial" w:eastAsiaTheme="minorEastAsia" w:hAnsi="Arial" w:cs="Arial"/>
                <w:color w:val="000000" w:themeColor="text1"/>
                <w:lang w:val="en-US"/>
              </w:rPr>
              <w:t xml:space="preserve">by SOA. </w:t>
            </w:r>
            <w:r w:rsidR="00904776">
              <w:rPr>
                <w:rFonts w:ascii="Arial" w:eastAsiaTheme="minorEastAsia" w:hAnsi="Arial" w:cs="Arial"/>
                <w:color w:val="000000" w:themeColor="text1"/>
                <w:lang w:val="en-US"/>
              </w:rPr>
              <w:t xml:space="preserve">B) Total amount of items recalled </w:t>
            </w:r>
            <w:r w:rsidR="00CB2196">
              <w:rPr>
                <w:rFonts w:ascii="Arial" w:eastAsiaTheme="minorEastAsia" w:hAnsi="Arial" w:cs="Arial"/>
                <w:color w:val="000000" w:themeColor="text1"/>
                <w:lang w:val="en-US"/>
              </w:rPr>
              <w:t>per list across SOAs.</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lastRenderedPageBreak/>
        <w:t>Do conditional response probability curves preserve a forward-contiguity effect?</w:t>
      </w:r>
    </w:p>
    <w:p w14:paraId="7F601D5A" w14:textId="68C4BF26" w:rsidR="00AC546D" w:rsidRDefault="00AC546D" w:rsidP="00BA710C">
      <w:pPr>
        <w:rPr>
          <w:lang w:val="en-US"/>
        </w:rPr>
      </w:pPr>
    </w:p>
    <w:p w14:paraId="1D3854AF" w14:textId="2B4FDFD4" w:rsidR="00170C4E" w:rsidRDefault="004E592A" w:rsidP="004E592A">
      <w:pPr>
        <w:spacing w:line="480" w:lineRule="auto"/>
        <w:jc w:val="both"/>
        <w:rPr>
          <w:rFonts w:ascii="Arial" w:hAnsi="Arial" w:cs="Arial"/>
          <w:lang w:val="en-US"/>
        </w:rPr>
      </w:pPr>
      <w:r>
        <w:rPr>
          <w:lang w:val="en-US"/>
        </w:rPr>
        <w:tab/>
      </w:r>
      <w:r w:rsidRPr="004E592A">
        <w:rPr>
          <w:rFonts w:ascii="Arial" w:hAnsi="Arial" w:cs="Arial"/>
          <w:lang w:val="en-US"/>
        </w:rPr>
        <w:t xml:space="preserve">Firstly, </w:t>
      </w:r>
      <w:r w:rsidR="00170C4E">
        <w:rPr>
          <w:rFonts w:ascii="Arial" w:hAnsi="Arial" w:cs="Arial"/>
          <w:lang w:val="en-US"/>
        </w:rPr>
        <w:t xml:space="preserve">taking all recalled words, </w:t>
      </w:r>
      <w:r w:rsidRPr="004E592A">
        <w:rPr>
          <w:rFonts w:ascii="Arial" w:hAnsi="Arial" w:cs="Arial"/>
          <w:lang w:val="en-US"/>
        </w:rPr>
        <w:t>we</w:t>
      </w:r>
      <w:r>
        <w:rPr>
          <w:rFonts w:ascii="Arial" w:hAnsi="Arial" w:cs="Arial"/>
          <w:lang w:val="en-US"/>
        </w:rPr>
        <w:t xml:space="preserve"> evaluated CRP curves in both emotional and perceptual oddball lists.</w:t>
      </w:r>
      <w:r w:rsidR="00170C4E">
        <w:rPr>
          <w:rFonts w:ascii="Arial" w:hAnsi="Arial" w:cs="Arial"/>
          <w:lang w:val="en-US"/>
        </w:rPr>
        <w:t xml:space="preserve"> Overall, CRP curves showed a preserved forward-contiguity effect </w:t>
      </w:r>
      <w:proofErr w:type="spellStart"/>
      <w:r w:rsidR="00170C4E">
        <w:rPr>
          <w:rFonts w:ascii="Arial" w:hAnsi="Arial" w:cs="Arial"/>
          <w:lang w:val="en-US"/>
        </w:rPr>
        <w:t>i.e</w:t>
      </w:r>
      <w:proofErr w:type="spellEnd"/>
      <w:r w:rsidR="00170C4E">
        <w:rPr>
          <w:rFonts w:ascii="Arial" w:hAnsi="Arial" w:cs="Arial"/>
          <w:lang w:val="en-US"/>
        </w:rPr>
        <w:t xml:space="preserve"> words nearby each other were more likely to be recalled and more so in the forwards direction.</w:t>
      </w:r>
      <w:r w:rsidR="00DE488D">
        <w:rPr>
          <w:rFonts w:ascii="Arial" w:hAnsi="Arial" w:cs="Arial"/>
          <w:lang w:val="en-US"/>
        </w:rPr>
        <w:t xml:space="preserve"> This effect was preserved both when oddballs were recalled as well as when they were forgotten (Fig. S3). </w:t>
      </w:r>
    </w:p>
    <w:p w14:paraId="5EE5FA08" w14:textId="554A88AA" w:rsidR="004E592A" w:rsidRDefault="004E592A" w:rsidP="00170C4E">
      <w:pPr>
        <w:spacing w:line="480" w:lineRule="auto"/>
        <w:ind w:firstLine="720"/>
        <w:jc w:val="both"/>
        <w:rPr>
          <w:rFonts w:ascii="Arial" w:hAnsi="Arial" w:cs="Arial"/>
          <w:lang w:val="en-US"/>
        </w:rPr>
      </w:pPr>
      <w:r w:rsidRPr="004E592A">
        <w:rPr>
          <w:rFonts w:ascii="Arial" w:hAnsi="Arial" w:cs="Arial"/>
          <w:lang w:val="en-US"/>
        </w:rPr>
        <w:t xml:space="preserve"> A three-way</w:t>
      </w:r>
      <w:r>
        <w:rPr>
          <w:rFonts w:ascii="Arial" w:hAnsi="Arial" w:cs="Arial"/>
          <w:lang w:val="en-US"/>
        </w:rPr>
        <w:t xml:space="preserve"> RM ANOVA (oddball type</w:t>
      </w:r>
      <w:r w:rsidR="00170C4E">
        <w:rPr>
          <w:rFonts w:ascii="Arial" w:hAnsi="Arial" w:cs="Arial"/>
          <w:lang w:val="en-US"/>
        </w:rPr>
        <w:t xml:space="preserve"> [emotional, perceptual]</w:t>
      </w:r>
      <w:r>
        <w:rPr>
          <w:rFonts w:ascii="Arial" w:hAnsi="Arial" w:cs="Arial"/>
          <w:lang w:val="en-US"/>
        </w:rPr>
        <w:t xml:space="preserve"> x lag</w:t>
      </w:r>
      <w:r w:rsidR="00170C4E">
        <w:rPr>
          <w:rFonts w:ascii="Arial" w:hAnsi="Arial" w:cs="Arial"/>
          <w:lang w:val="en-US"/>
        </w:rPr>
        <w:t xml:space="preserve"> [1-5]</w:t>
      </w:r>
      <w:r>
        <w:rPr>
          <w:rFonts w:ascii="Arial" w:hAnsi="Arial" w:cs="Arial"/>
          <w:lang w:val="en-US"/>
        </w:rPr>
        <w:t xml:space="preserve"> x direction</w:t>
      </w:r>
      <w:r w:rsidR="00170C4E">
        <w:rPr>
          <w:rFonts w:ascii="Arial" w:hAnsi="Arial" w:cs="Arial"/>
          <w:lang w:val="en-US"/>
        </w:rPr>
        <w:t xml:space="preserve"> [backwards, forwards]</w:t>
      </w:r>
      <w:r>
        <w:rPr>
          <w:rFonts w:ascii="Arial" w:hAnsi="Arial" w:cs="Arial"/>
          <w:lang w:val="en-US"/>
        </w:rPr>
        <w:t xml:space="preserve">) </w:t>
      </w:r>
      <w:r w:rsidR="00DE488D">
        <w:rPr>
          <w:rFonts w:ascii="Arial" w:hAnsi="Arial" w:cs="Arial"/>
          <w:lang w:val="en-US"/>
        </w:rPr>
        <w:t>did not show a significant main effect of direction (</w:t>
      </w:r>
      <w:proofErr w:type="gramStart"/>
      <w:r w:rsidR="00DE488D">
        <w:rPr>
          <w:rFonts w:ascii="Arial" w:hAnsi="Arial" w:cs="Arial"/>
          <w:lang w:val="en-US"/>
        </w:rPr>
        <w:t>F(</w:t>
      </w:r>
      <w:proofErr w:type="gramEnd"/>
      <w:r w:rsidR="00DE488D">
        <w:rPr>
          <w:rFonts w:ascii="Arial" w:hAnsi="Arial" w:cs="Arial"/>
          <w:lang w:val="en-US"/>
        </w:rPr>
        <w:t xml:space="preserve">1,69)=1.61, p=0.21), oddball type x lag (F(4, 276)=0.93, p=0.47), oddball x direction (F(1,69)=0.252, p=0.62) nor a significant 3-way interaction F(4,276)=0.54, p=0.71). However, there was </w:t>
      </w:r>
      <w:r>
        <w:rPr>
          <w:rFonts w:ascii="Arial" w:hAnsi="Arial" w:cs="Arial"/>
          <w:lang w:val="en-US"/>
        </w:rPr>
        <w:t xml:space="preserve">a </w:t>
      </w:r>
      <w:r w:rsidR="002F12DF">
        <w:rPr>
          <w:rFonts w:ascii="Arial" w:hAnsi="Arial" w:cs="Arial"/>
          <w:lang w:val="en-US"/>
        </w:rPr>
        <w:t xml:space="preserve">trend of a </w:t>
      </w:r>
      <w:r>
        <w:rPr>
          <w:rFonts w:ascii="Arial" w:hAnsi="Arial" w:cs="Arial"/>
          <w:lang w:val="en-US"/>
        </w:rPr>
        <w:t>significant main effect of oddball type (</w:t>
      </w:r>
      <w:proofErr w:type="gramStart"/>
      <w:r>
        <w:rPr>
          <w:rFonts w:ascii="Arial" w:hAnsi="Arial" w:cs="Arial"/>
          <w:lang w:val="en-US"/>
        </w:rPr>
        <w:t>F(</w:t>
      </w:r>
      <w:proofErr w:type="gramEnd"/>
      <w:r>
        <w:rPr>
          <w:rFonts w:ascii="Arial" w:hAnsi="Arial" w:cs="Arial"/>
          <w:lang w:val="en-US"/>
        </w:rPr>
        <w:t xml:space="preserve">1,69)=4.07, p=0.048), </w:t>
      </w:r>
      <w:r w:rsidR="006816B5">
        <w:rPr>
          <w:rFonts w:ascii="Arial" w:hAnsi="Arial" w:cs="Arial"/>
          <w:lang w:val="en-US"/>
        </w:rPr>
        <w:t xml:space="preserve">lag </w:t>
      </w:r>
      <w:r>
        <w:rPr>
          <w:rFonts w:ascii="Arial" w:hAnsi="Arial" w:cs="Arial"/>
          <w:lang w:val="en-US"/>
        </w:rPr>
        <w:t>(F(2.95,203.77)=105.11, p&lt;0.0001) and lag x direction interaction (F(3.06, 210.95)=13.58, p&lt;0.0001).</w:t>
      </w:r>
      <w:r w:rsidR="006816B5">
        <w:rPr>
          <w:rFonts w:ascii="Arial" w:hAnsi="Arial" w:cs="Arial"/>
          <w:lang w:val="en-US"/>
        </w:rPr>
        <w:t xml:space="preserve"> Uncorrected post-hoc t-tests showed enhanced CRP for contiguous lags, specifically lags 1 and 2 as well as a significant forward effect for lags 1 (</w:t>
      </w:r>
      <w:proofErr w:type="gramStart"/>
      <w:r w:rsidR="00E5788E">
        <w:rPr>
          <w:rFonts w:ascii="Arial" w:hAnsi="Arial" w:cs="Arial"/>
          <w:lang w:val="en-US"/>
        </w:rPr>
        <w:t>t(</w:t>
      </w:r>
      <w:proofErr w:type="gramEnd"/>
      <w:r w:rsidR="00E5788E">
        <w:rPr>
          <w:rFonts w:ascii="Arial" w:hAnsi="Arial" w:cs="Arial"/>
          <w:lang w:val="en-US"/>
        </w:rPr>
        <w:t xml:space="preserve">139)=-5.11, </w:t>
      </w:r>
      <w:r w:rsidR="006816B5">
        <w:rPr>
          <w:rFonts w:ascii="Arial" w:hAnsi="Arial" w:cs="Arial"/>
          <w:lang w:val="en-US"/>
        </w:rPr>
        <w:t>p&lt;0.0001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=-0.43</w:t>
      </w:r>
      <w:r w:rsidR="006816B5">
        <w:rPr>
          <w:rFonts w:ascii="Arial" w:hAnsi="Arial" w:cs="Arial"/>
          <w:lang w:val="en-US"/>
        </w:rPr>
        <w:t>) and 5 (</w:t>
      </w:r>
      <w:r w:rsidR="00E5788E">
        <w:rPr>
          <w:rFonts w:ascii="Arial" w:hAnsi="Arial" w:cs="Arial"/>
          <w:lang w:val="en-US"/>
        </w:rPr>
        <w:t xml:space="preserve">t(139)=4.15, </w:t>
      </w:r>
      <w:r w:rsidR="006816B5">
        <w:rPr>
          <w:rFonts w:ascii="Arial" w:hAnsi="Arial" w:cs="Arial"/>
          <w:lang w:val="en-US"/>
        </w:rPr>
        <w:t>p&lt;0.0001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=0.35</w:t>
      </w:r>
      <w:r w:rsidR="006816B5">
        <w:rPr>
          <w:rFonts w:ascii="Arial" w:hAnsi="Arial" w:cs="Arial"/>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1F5167D4" w:rsidR="00CC0FB3" w:rsidRDefault="00DD4978" w:rsidP="00CC0FB3">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1108F7A6" wp14:editId="11E008D4">
                  <wp:extent cx="5731510" cy="3541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5731510" cy="3541395"/>
                          </a:xfrm>
                          <a:prstGeom prst="rect">
                            <a:avLst/>
                          </a:prstGeom>
                        </pic:spPr>
                      </pic:pic>
                    </a:graphicData>
                  </a:graphic>
                </wp:inline>
              </w:drawing>
            </w:r>
          </w:p>
        </w:tc>
      </w:tr>
      <w:tr w:rsidR="00CC0FB3" w14:paraId="4441AA33" w14:textId="77777777" w:rsidTr="001A6D0C">
        <w:tc>
          <w:tcPr>
            <w:tcW w:w="9016" w:type="dxa"/>
          </w:tcPr>
          <w:p w14:paraId="033C8832" w14:textId="41A2992A" w:rsidR="00CC0FB3" w:rsidRPr="00CC0FB3" w:rsidRDefault="00CC0FB3" w:rsidP="001A6D0C">
            <w:pPr>
              <w:jc w:val="both"/>
              <w:rPr>
                <w:rFonts w:ascii="Arial" w:hAnsi="Arial" w:cs="Arial"/>
                <w:lang w:val="en-US"/>
              </w:rPr>
            </w:pPr>
            <w:r w:rsidRPr="00CC0FB3">
              <w:rPr>
                <w:rFonts w:ascii="Arial" w:hAnsi="Arial" w:cs="Arial"/>
                <w:b/>
                <w:bCs/>
                <w:lang w:val="en-US"/>
              </w:rPr>
              <w:t>Figure 6.</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12FD15B2" w14:textId="77777777" w:rsidR="00DE488D" w:rsidRDefault="00DE488D" w:rsidP="004E592A">
      <w:pPr>
        <w:spacing w:line="480" w:lineRule="auto"/>
        <w:jc w:val="both"/>
        <w:rPr>
          <w:rFonts w:ascii="Arial" w:hAnsi="Arial" w:cs="Arial"/>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0DD3A82B"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w:t>
      </w:r>
      <w:r w:rsidR="00DC2AB8">
        <w:rPr>
          <w:rFonts w:ascii="Arial" w:hAnsi="Arial" w:cs="Arial"/>
          <w:lang w:val="en-US"/>
        </w:rPr>
        <w:t>serve as an</w:t>
      </w:r>
      <w:r w:rsidR="00D069A6">
        <w:rPr>
          <w:rFonts w:ascii="Arial" w:hAnsi="Arial" w:cs="Arial"/>
          <w:lang w:val="en-US"/>
        </w:rPr>
        <w:t xml:space="preserve"> anchor to strongly move forwards in recall</w:t>
      </w:r>
      <w:r w:rsidR="008B7470">
        <w:rPr>
          <w:rFonts w:ascii="Arial" w:hAnsi="Arial" w:cs="Arial"/>
          <w:lang w:val="en-US"/>
        </w:rPr>
        <w:t xml:space="preserve"> after recalling the oddballs</w:t>
      </w:r>
      <w:r w:rsidR="00D069A6">
        <w:rPr>
          <w:rFonts w:ascii="Arial" w:hAnsi="Arial" w:cs="Arial"/>
          <w:lang w:val="en-US"/>
        </w:rPr>
        <w:t>, thereby, contributing to the retrograde amnesic effect</w:t>
      </w:r>
      <w:r w:rsidR="00F00E93">
        <w:rPr>
          <w:rFonts w:ascii="Arial" w:hAnsi="Arial" w:cs="Arial"/>
          <w:lang w:val="en-US"/>
        </w:rPr>
        <w:t xml:space="preserve">. </w:t>
      </w:r>
    </w:p>
    <w:p w14:paraId="00914F6A" w14:textId="5B75950B" w:rsidR="00D069A6" w:rsidRDefault="00D069A6" w:rsidP="00CD375F">
      <w:pPr>
        <w:spacing w:line="480" w:lineRule="auto"/>
        <w:ind w:firstLine="720"/>
        <w:jc w:val="both"/>
        <w:rPr>
          <w:rFonts w:ascii="Arial" w:hAnsi="Arial" w:cs="Arial"/>
          <w:lang w:val="en-US"/>
        </w:rPr>
      </w:pPr>
      <w:r>
        <w:rPr>
          <w:rFonts w:ascii="Arial" w:hAnsi="Arial" w:cs="Arial"/>
          <w:lang w:val="en-US"/>
        </w:rPr>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r>
        <w:rPr>
          <w:rFonts w:ascii="Arial" w:hAnsi="Arial" w:cs="Arial"/>
          <w:lang w:val="en-US"/>
        </w:rPr>
        <w:t xml:space="preserve">right before </w:t>
      </w:r>
      <w:r w:rsidR="009823EE">
        <w:rPr>
          <w:rFonts w:ascii="Arial" w:hAnsi="Arial" w:cs="Arial"/>
          <w:lang w:val="en-US"/>
        </w:rPr>
        <w:t xml:space="preserve">the </w:t>
      </w:r>
      <w:r>
        <w:rPr>
          <w:rFonts w:ascii="Arial" w:hAnsi="Arial" w:cs="Arial"/>
          <w:lang w:val="en-US"/>
        </w:rPr>
        <w:t xml:space="preserve">oddballs (to evaluate transitions to the oddballs) </w:t>
      </w:r>
      <w:r w:rsidR="00F4480E">
        <w:rPr>
          <w:rFonts w:ascii="Arial" w:hAnsi="Arial" w:cs="Arial"/>
          <w:lang w:val="en-US"/>
        </w:rPr>
        <w:t>and</w:t>
      </w:r>
      <w:r>
        <w:rPr>
          <w:rFonts w:ascii="Arial" w:hAnsi="Arial" w:cs="Arial"/>
          <w:lang w:val="en-US"/>
        </w:rPr>
        <w:t xml:space="preserve">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right after the oddballs (to evaluate transitions from the oddballs). </w:t>
      </w:r>
      <w:r w:rsidR="00227C65">
        <w:rPr>
          <w:rFonts w:ascii="Arial" w:hAnsi="Arial" w:cs="Arial"/>
          <w:lang w:val="en-US"/>
        </w:rPr>
        <w:t>Again, we found a significant main effect of lag (F(4, 36)=0.02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 xml:space="preserve">which showed a contiguity effect for lag 1 (p&lt;0.01), </w:t>
      </w:r>
      <w:r w:rsidR="00227C65">
        <w:rPr>
          <w:rFonts w:ascii="Arial" w:hAnsi="Arial" w:cs="Arial"/>
          <w:lang w:val="en-US"/>
        </w:rPr>
        <w:t xml:space="preserve">a trend of direction (F(1,9)=4.63, p=0.06) and, importantly, a significant oddball x transition interaction (F(1,9)=14.34, p=0.004) </w:t>
      </w:r>
      <w:r w:rsidR="00144BFC">
        <w:rPr>
          <w:rFonts w:ascii="Arial" w:hAnsi="Arial" w:cs="Arial"/>
          <w:lang w:val="en-US"/>
        </w:rPr>
        <w:t>that</w:t>
      </w:r>
      <w:r w:rsidR="00227C65">
        <w:rPr>
          <w:rFonts w:ascii="Arial" w:hAnsi="Arial" w:cs="Arial"/>
          <w:lang w:val="en-US"/>
        </w:rPr>
        <w:t xml:space="preserve"> </w:t>
      </w:r>
      <w:r w:rsidR="00144BFC">
        <w:rPr>
          <w:rFonts w:ascii="Arial" w:hAnsi="Arial" w:cs="Arial"/>
          <w:lang w:val="en-US"/>
        </w:rPr>
        <w:t>revealed</w:t>
      </w:r>
      <w:r w:rsidR="00227C65">
        <w:rPr>
          <w:rFonts w:ascii="Arial" w:hAnsi="Arial" w:cs="Arial"/>
          <w:lang w:val="en-US"/>
        </w:rPr>
        <w:t xml:space="preserve"> an enhancement in CRP in transitions from emotional oddballs compared to perceptual oddballs (t(573)=4.47, p&lt;0.0001</w:t>
      </w:r>
      <w:r w:rsidR="00431F41">
        <w:rPr>
          <w:rFonts w:ascii="Arial" w:hAnsi="Arial" w:cs="Arial"/>
          <w:lang w:val="en-US"/>
        </w:rPr>
        <w:t xml:space="preserve">, </w:t>
      </w:r>
      <w:r w:rsidR="00431F41">
        <w:rPr>
          <w:rFonts w:ascii="Arial" w:hAnsi="Arial" w:cs="Arial"/>
          <w:i/>
          <w:iCs/>
          <w:lang w:val="en-US"/>
        </w:rPr>
        <w:t xml:space="preserve">Cohen’s </w:t>
      </w:r>
      <w:r w:rsidR="00431F41">
        <w:rPr>
          <w:rFonts w:ascii="Arial" w:hAnsi="Arial" w:cs="Arial"/>
          <w:i/>
          <w:iCs/>
          <w:lang w:val="en-US"/>
        </w:rPr>
        <w:lastRenderedPageBreak/>
        <w:t>d</w:t>
      </w:r>
      <w:r w:rsidR="00431F41">
        <w:rPr>
          <w:rFonts w:ascii="Arial" w:hAnsi="Arial" w:cs="Arial"/>
          <w:lang w:val="en-US"/>
        </w:rPr>
        <w:t>=0.19</w:t>
      </w:r>
      <w:r w:rsidR="00227C65">
        <w:rPr>
          <w:rFonts w:ascii="Arial" w:hAnsi="Arial" w:cs="Arial"/>
          <w:lang w:val="en-US"/>
        </w:rPr>
        <w:t>)</w:t>
      </w:r>
      <w:r w:rsidR="00CD375F">
        <w:rPr>
          <w:rFonts w:ascii="Arial" w:hAnsi="Arial" w:cs="Arial"/>
          <w:lang w:val="en-US"/>
        </w:rPr>
        <w:t xml:space="preserve"> </w:t>
      </w:r>
      <w:r w:rsidR="00000C98">
        <w:rPr>
          <w:rFonts w:ascii="Arial" w:hAnsi="Arial" w:cs="Arial"/>
          <w:lang w:val="en-US"/>
        </w:rPr>
        <w:t>as well as a significant difference in transitions to emotional oddballs vs. transitions from emotional oddballs (t(584)=4.18, p&lt;0.0001</w:t>
      </w:r>
      <w:r w:rsidR="00F2480C">
        <w:rPr>
          <w:rFonts w:ascii="Arial" w:hAnsi="Arial" w:cs="Arial"/>
          <w:lang w:val="en-US"/>
        </w:rPr>
        <w:t xml:space="preserve">, </w:t>
      </w:r>
      <w:r w:rsidR="00F2480C">
        <w:rPr>
          <w:rFonts w:ascii="Arial" w:hAnsi="Arial" w:cs="Arial"/>
          <w:i/>
          <w:iCs/>
          <w:lang w:val="en-US"/>
        </w:rPr>
        <w:t>Cohen’s d</w:t>
      </w:r>
      <w:r w:rsidR="00F2480C">
        <w:rPr>
          <w:rFonts w:ascii="Arial" w:hAnsi="Arial" w:cs="Arial"/>
          <w:lang w:val="en-US"/>
        </w:rPr>
        <w:t>=0.17</w:t>
      </w:r>
      <w:r w:rsidR="00000C98">
        <w:rPr>
          <w:rFonts w:ascii="Arial" w:hAnsi="Arial" w:cs="Arial"/>
          <w:lang w:val="en-US"/>
        </w:rPr>
        <w:t xml:space="preserve">) </w:t>
      </w:r>
      <w:r w:rsidR="00CD375F">
        <w:rPr>
          <w:rFonts w:ascii="Arial" w:hAnsi="Arial" w:cs="Arial"/>
          <w:lang w:val="en-US"/>
        </w:rPr>
        <w:t xml:space="preserve">(Fig. </w:t>
      </w:r>
      <w:r w:rsidR="00A61111">
        <w:rPr>
          <w:rFonts w:ascii="Arial" w:hAnsi="Arial" w:cs="Arial"/>
          <w:lang w:val="en-US"/>
        </w:rPr>
        <w:t>7)</w:t>
      </w:r>
      <w:r w:rsidR="00227C65">
        <w:rPr>
          <w:rFonts w:ascii="Arial" w:hAnsi="Arial" w:cs="Arial"/>
          <w:lang w:val="en-US"/>
        </w:rPr>
        <w:t xml:space="preserve">. </w:t>
      </w:r>
      <w:r w:rsidR="004F0684">
        <w:rPr>
          <w:rFonts w:ascii="Arial" w:hAnsi="Arial" w:cs="Arial"/>
          <w:lang w:val="en-US"/>
        </w:rPr>
        <w:t xml:space="preserve">Indicating that transitions from emotional oddballs onwards were enhanced compared to transitions from perceptual oddballs. </w:t>
      </w:r>
      <w:r w:rsidR="00CD375F">
        <w:rPr>
          <w:rFonts w:ascii="Arial" w:hAnsi="Arial" w:cs="Arial"/>
          <w:lang w:val="en-US"/>
        </w:rPr>
        <w:t>None of the other effects reached significan</w:t>
      </w:r>
      <w:r w:rsidR="00F4480E">
        <w:rPr>
          <w:rFonts w:ascii="Arial" w:hAnsi="Arial" w:cs="Arial"/>
          <w:lang w:val="en-US"/>
        </w:rPr>
        <w:t>ce</w:t>
      </w:r>
      <w:r w:rsidR="00CD375F">
        <w:rPr>
          <w:rFonts w:ascii="Arial" w:hAnsi="Arial" w:cs="Arial"/>
          <w:lang w:val="en-US"/>
        </w:rPr>
        <w:t xml:space="preserve">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453CDAC8" w:rsidR="00CD375F" w:rsidRDefault="009A2156" w:rsidP="009A2156">
            <w:pPr>
              <w:spacing w:line="480" w:lineRule="auto"/>
              <w:jc w:val="center"/>
              <w:rPr>
                <w:rFonts w:ascii="Arial" w:hAnsi="Arial" w:cs="Arial"/>
                <w:lang w:val="en-US"/>
              </w:rPr>
            </w:pPr>
            <w:r>
              <w:rPr>
                <w:rFonts w:ascii="Arial" w:hAnsi="Arial" w:cs="Arial"/>
                <w:noProof/>
                <w:lang w:val="en-US"/>
              </w:rPr>
              <w:drawing>
                <wp:inline distT="0" distB="0" distL="0" distR="0" wp14:anchorId="4AA1F775" wp14:editId="037718CB">
                  <wp:extent cx="5655212" cy="4071071"/>
                  <wp:effectExtent l="0" t="0" r="0" b="571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0"/>
                          <a:srcRect l="12026" t="16362" r="6481" b="5425"/>
                          <a:stretch/>
                        </pic:blipFill>
                        <pic:spPr bwMode="auto">
                          <a:xfrm>
                            <a:off x="0" y="0"/>
                            <a:ext cx="5681461" cy="4089967"/>
                          </a:xfrm>
                          <a:prstGeom prst="rect">
                            <a:avLst/>
                          </a:prstGeom>
                          <a:ln>
                            <a:noFill/>
                          </a:ln>
                          <a:extLst>
                            <a:ext uri="{53640926-AAD7-44D8-BBD7-CCE9431645EC}">
                              <a14:shadowObscured xmlns:a14="http://schemas.microsoft.com/office/drawing/2010/main"/>
                            </a:ext>
                          </a:extLst>
                        </pic:spPr>
                      </pic:pic>
                    </a:graphicData>
                  </a:graphic>
                </wp:inline>
              </w:drawing>
            </w:r>
          </w:p>
        </w:tc>
      </w:tr>
      <w:tr w:rsidR="00CD375F" w14:paraId="15315793" w14:textId="77777777" w:rsidTr="00CD375F">
        <w:tc>
          <w:tcPr>
            <w:tcW w:w="9016" w:type="dxa"/>
          </w:tcPr>
          <w:p w14:paraId="69FC756A" w14:textId="2446B045" w:rsidR="00CD375F" w:rsidRPr="00CD375F" w:rsidRDefault="00CD375F" w:rsidP="00CD375F">
            <w:pPr>
              <w:jc w:val="both"/>
              <w:rPr>
                <w:rFonts w:ascii="Arial" w:hAnsi="Arial" w:cs="Arial"/>
                <w:lang w:val="en-US"/>
              </w:rPr>
            </w:pPr>
            <w:r w:rsidRPr="00CD375F">
              <w:rPr>
                <w:rFonts w:ascii="Arial" w:hAnsi="Arial" w:cs="Arial"/>
                <w:b/>
                <w:bCs/>
                <w:lang w:val="en-US"/>
              </w:rPr>
              <w:t xml:space="preserve">Figure </w:t>
            </w:r>
            <w:r w:rsidR="00A61111">
              <w:rPr>
                <w:rFonts w:ascii="Arial" w:hAnsi="Arial" w:cs="Arial"/>
                <w:b/>
                <w:bCs/>
                <w:lang w:val="en-US"/>
              </w:rPr>
              <w:t>7</w:t>
            </w:r>
            <w:r w:rsidRPr="00CD375F">
              <w:rPr>
                <w:rFonts w:ascii="Arial" w:hAnsi="Arial" w:cs="Arial"/>
                <w:b/>
                <w:bCs/>
                <w:lang w:val="en-US"/>
              </w:rPr>
              <w:t>.</w:t>
            </w:r>
            <w:r>
              <w:rPr>
                <w:rFonts w:ascii="Arial" w:hAnsi="Arial" w:cs="Arial"/>
                <w:b/>
                <w:bCs/>
                <w:lang w:val="en-US"/>
              </w:rPr>
              <w:t xml:space="preserve"> </w:t>
            </w:r>
            <w:r w:rsidR="009A2156" w:rsidRPr="009A2156">
              <w:rPr>
                <w:rFonts w:ascii="Arial" w:hAnsi="Arial" w:cs="Arial"/>
                <w:lang w:val="en-US"/>
              </w:rPr>
              <w:t>A)</w:t>
            </w:r>
            <w:r w:rsidR="009A2156">
              <w:rPr>
                <w:rFonts w:ascii="Arial" w:hAnsi="Arial" w:cs="Arial"/>
                <w:lang w:val="en-US"/>
              </w:rPr>
              <w:t xml:space="preserve"> Examples of a subset of items presented at encoding in emotional (E) and perceptual (P) lists. B) Example of item transitions (in relation to lag values) depending on whether transitions were to or from oddballs. </w:t>
            </w:r>
            <w:r w:rsidR="009A2156" w:rsidRPr="009A2156">
              <w:rPr>
                <w:rFonts w:ascii="Arial" w:hAnsi="Arial" w:cs="Arial"/>
                <w:lang w:val="en-US"/>
              </w:rPr>
              <w:t xml:space="preserve">C)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733F1B5F" w14:textId="3088C9E3" w:rsidR="003358B4" w:rsidRPr="00EB3E93" w:rsidRDefault="000631B9" w:rsidP="00AF212A">
      <w:pPr>
        <w:spacing w:line="480" w:lineRule="auto"/>
        <w:jc w:val="both"/>
        <w:rPr>
          <w:rFonts w:ascii="Arial" w:hAnsi="Arial" w:cs="Arial"/>
          <w:color w:val="FF0000"/>
          <w:lang w:val="en-US"/>
        </w:rPr>
      </w:pPr>
      <w:r>
        <w:rPr>
          <w:lang w:val="en-US"/>
        </w:rPr>
        <w:tab/>
      </w:r>
      <w:r w:rsidRPr="000631B9">
        <w:rPr>
          <w:rFonts w:ascii="Arial" w:hAnsi="Arial" w:cs="Arial"/>
          <w:lang w:val="en-US"/>
        </w:rPr>
        <w:t>In lists conta</w:t>
      </w:r>
      <w:r>
        <w:rPr>
          <w:rFonts w:ascii="Arial" w:hAnsi="Arial" w:cs="Arial"/>
          <w:lang w:val="en-US"/>
        </w:rPr>
        <w:t xml:space="preserve">ining emotional and perceptual oddballs we found that while transitions to the oddballs preserved a contiguity effect, the forward effect was </w:t>
      </w:r>
      <w:r w:rsidR="00A61111">
        <w:rPr>
          <w:rFonts w:ascii="Arial" w:hAnsi="Arial" w:cs="Arial"/>
          <w:lang w:val="en-US"/>
        </w:rPr>
        <w:t>modulate</w:t>
      </w:r>
      <w:r w:rsidR="00BB5C9B">
        <w:rPr>
          <w:rFonts w:ascii="Arial" w:hAnsi="Arial" w:cs="Arial"/>
          <w:lang w:val="en-US"/>
        </w:rPr>
        <w:t>d</w:t>
      </w:r>
      <w:r>
        <w:rPr>
          <w:rFonts w:ascii="Arial" w:hAnsi="Arial" w:cs="Arial"/>
          <w:lang w:val="en-US"/>
        </w:rPr>
        <w:t xml:space="preserve"> (Fig. </w:t>
      </w:r>
      <w:r w:rsidR="00A61111">
        <w:rPr>
          <w:rFonts w:ascii="Arial" w:hAnsi="Arial" w:cs="Arial"/>
          <w:lang w:val="en-US"/>
        </w:rPr>
        <w:t>7</w:t>
      </w:r>
      <w:r>
        <w:rPr>
          <w:rFonts w:ascii="Arial" w:hAnsi="Arial" w:cs="Arial"/>
          <w:lang w:val="en-US"/>
        </w:rPr>
        <w:t xml:space="preserve">). </w:t>
      </w:r>
      <w:r w:rsidR="00BB5C9B">
        <w:rPr>
          <w:rFonts w:ascii="Arial" w:hAnsi="Arial" w:cs="Arial"/>
          <w:lang w:val="en-US"/>
        </w:rPr>
        <w:t xml:space="preserve">As hypothesized, transitions from emotional oddballs showed an </w:t>
      </w:r>
      <w:r w:rsidR="00BB5C9B">
        <w:rPr>
          <w:rFonts w:ascii="Arial" w:hAnsi="Arial" w:cs="Arial"/>
          <w:lang w:val="en-US"/>
        </w:rPr>
        <w:lastRenderedPageBreak/>
        <w:t xml:space="preserve">enhancement in the CRP curves which was not present in transitions from perceptual oddballs. </w:t>
      </w:r>
      <w:r>
        <w:rPr>
          <w:rFonts w:ascii="Arial" w:hAnsi="Arial" w:cs="Arial"/>
          <w:lang w:val="en-US"/>
        </w:rPr>
        <w:t xml:space="preserve">We next </w:t>
      </w:r>
      <w:r w:rsidR="000B10A3">
        <w:rPr>
          <w:rFonts w:ascii="Arial" w:hAnsi="Arial" w:cs="Arial"/>
          <w:lang w:val="en-US"/>
        </w:rPr>
        <w:t>s</w:t>
      </w:r>
      <w:r>
        <w:rPr>
          <w:rFonts w:ascii="Arial" w:hAnsi="Arial" w:cs="Arial"/>
          <w:lang w:val="en-US"/>
        </w:rPr>
        <w:t>ought to test whether this CRP enhancement in transitions from emotional oddballs (specially at lag +1) explained retrograde amnesia for E-1 items. A Spearman’s rank correlation, however, did not show a significant relationship between the two variables</w:t>
      </w:r>
      <w:r w:rsidR="00BB5C9B">
        <w:rPr>
          <w:rFonts w:ascii="Arial" w:hAnsi="Arial" w:cs="Arial"/>
          <w:lang w:val="en-US"/>
        </w:rPr>
        <w:t xml:space="preserve"> [E-1 normalized recall and lag +1 values],</w:t>
      </w:r>
      <w:r>
        <w:rPr>
          <w:rFonts w:ascii="Arial" w:hAnsi="Arial" w:cs="Arial"/>
          <w:lang w:val="en-US"/>
        </w:rPr>
        <w:t xml:space="preserve"> (rho=-0.04, p=0.76) (Fig </w:t>
      </w:r>
      <w:r w:rsidR="00F67C1C">
        <w:rPr>
          <w:rFonts w:ascii="Arial" w:hAnsi="Arial" w:cs="Arial"/>
          <w:lang w:val="en-US"/>
        </w:rPr>
        <w:t>S4</w:t>
      </w:r>
      <w:r>
        <w:rPr>
          <w:rFonts w:ascii="Arial" w:hAnsi="Arial" w:cs="Arial"/>
          <w:lang w:val="en-US"/>
        </w:rPr>
        <w:t>).</w:t>
      </w:r>
      <w:r w:rsidR="00D75A30">
        <w:rPr>
          <w:rFonts w:ascii="Arial" w:hAnsi="Arial" w:cs="Arial"/>
          <w:lang w:val="en-US"/>
        </w:rPr>
        <w:t xml:space="preserve"> </w:t>
      </w:r>
      <w:del w:id="164" w:author="Peris Yague, Alba" w:date="2021-05-05T16:22:00Z">
        <w:r w:rsidR="00F96A75" w:rsidRPr="00F96A75" w:rsidDel="00B337A8">
          <w:rPr>
            <w:rFonts w:ascii="Arial" w:hAnsi="Arial" w:cs="Arial"/>
            <w:color w:val="FF0000"/>
            <w:lang w:val="en-US"/>
          </w:rPr>
          <w:delText xml:space="preserve">This lack of relationship between E-1 recall and lag +1 values could potentially be due to the fact that </w:delText>
        </w:r>
        <w:r w:rsidR="00F96A75" w:rsidDel="00B337A8">
          <w:rPr>
            <w:rFonts w:ascii="Arial" w:hAnsi="Arial" w:cs="Arial"/>
            <w:color w:val="FF0000"/>
            <w:lang w:val="en-US"/>
          </w:rPr>
          <w:delText xml:space="preserve">the retrograde amnesia previously reported in other tasks was not present in this task. </w:delText>
        </w:r>
        <w:r w:rsidR="00632472" w:rsidDel="00B337A8">
          <w:rPr>
            <w:rFonts w:ascii="Arial" w:hAnsi="Arial" w:cs="Arial"/>
            <w:color w:val="FF0000"/>
            <w:lang w:val="en-US"/>
          </w:rPr>
          <w:delText xml:space="preserve">We decided to investigate whether valence and arousal levels of each item </w:delText>
        </w:r>
        <w:r w:rsidR="00072B06" w:rsidDel="00B337A8">
          <w:rPr>
            <w:rFonts w:ascii="Arial" w:hAnsi="Arial" w:cs="Arial"/>
            <w:color w:val="FF0000"/>
            <w:lang w:val="en-US"/>
          </w:rPr>
          <w:delText xml:space="preserve">influenced E and E-1 recall. </w:delText>
        </w:r>
        <w:r w:rsidR="004D4F25" w:rsidDel="00B337A8">
          <w:rPr>
            <w:rFonts w:ascii="Arial" w:hAnsi="Arial" w:cs="Arial"/>
            <w:color w:val="FF0000"/>
            <w:lang w:val="en-US"/>
          </w:rPr>
          <w:delText xml:space="preserve">We obtained valence and arousal values from </w:delText>
        </w:r>
        <w:r w:rsidR="004D4F25" w:rsidDel="00B337A8">
          <w:rPr>
            <w:rFonts w:ascii="Arial" w:hAnsi="Arial" w:cs="Arial"/>
            <w:color w:val="FF0000"/>
            <w:lang w:val="en-US"/>
          </w:rPr>
          <w:fldChar w:fldCharType="begin" w:fldLock="1"/>
        </w:r>
        <w:r w:rsidR="004D4F25" w:rsidDel="00B337A8">
          <w:rPr>
            <w:rFonts w:ascii="Arial" w:hAnsi="Arial" w:cs="Arial"/>
            <w:color w:val="FF0000"/>
            <w:lang w:val="en-US"/>
          </w:rPr>
          <w:delInstrText>ADDIN CSL_CITATION {"citationItems":[{"id":"ITEM-1","itemData":{"DOI":"10.3758/s13428-015-0700-2","ISSN":"15543528","PMID":"26850056","abstract":"Most current models of research on emotion recognize valence (how pleasant a stimulus is) and arousal (the level of activation or intensity that a stimulus elicits) as important components in the classification of affective experiences (Barrett, 1998; Kuppens, Tuerlinckx, Russell, &amp; Barrett, 2012). Here we present a set of norms for valence and arousal for a very large set of Spanish words, including items from a variety of frequencies, semantic categories, and parts of speech, including a subset of conjugated verbs. In this regard, we found that there were significant but very small differences between the ratings for conjugations of the same verb, validating the practice of applying the ratings for infinitives to all derived forms of the verb. Our norms show a high degree of reliability and are strongly correlated with those of Redondo, Fraga, Padrón, and Comesaña’s (2007) Spanish version of the influential Affective Norms for English Words (Bradley &amp; Lang, 1999), as well as those from Warriner, Kuperman, and Brysbaert (2013), the largest available set of emotional norms for English words. Additionally, we included measures of word prevalence—that is, the percentage of participants that knew a particular word—for each variable (Keuleers, Stevens, Mandera, &amp; Brysbaert, 2015). Our large set of norms in Spanish not only will facilitate the creation of stimuli and the analysis of texts in that language, but also will be useful for cross-language comparisons and research on emotional aspects of bilingualism. The norms can be downloaded and available as a supplementary materials to this article.","author":[{"dropping-particle":"","family":"Stadthagen-Gonzalez","given":"Hans","non-dropping-particle":"","parse-names":false,"suffix":""},{"dropping-particle":"","family":"Imbault","given":"Constance","non-dropping-particle":"","parse-names":false,"suffix":""},{"dropping-particle":"","family":"Pérez Sánchez","given":"Miguel A.","non-dropping-particle":"","parse-names":false,"suffix":""},{"dropping-particle":"","family":"Brysbaert","given":"Marc","non-dropping-particle":"","parse-names":false,"suffix":""}],"container-title":"Behavior Research Methods","id":"ITEM-1","issue":"1","issued":{"date-parts":[["2017"]]},"page":"111-123","publisher":"Behavior Research Methods","title":"Norms of valence and arousal for 14,031 Spanish words","type":"article-journal","volume":"49"},"uris":["http://www.mendeley.com/documents/?uuid=cccfd56d-79b8-465c-a375-32b5c329186b"]}],"mendeley":{"formattedCitation":"(Stadthagen-Gonzalez et al., 2017)","plainTextFormattedCitation":"(Stadthagen-Gonzalez et al., 2017)"},"properties":{"noteIndex":0},"schema":"https://github.com/citation-style-language/schema/raw/master/csl-citation.json"}</w:delInstrText>
        </w:r>
        <w:r w:rsidR="004D4F25" w:rsidDel="00B337A8">
          <w:rPr>
            <w:rFonts w:ascii="Arial" w:hAnsi="Arial" w:cs="Arial"/>
            <w:color w:val="FF0000"/>
            <w:lang w:val="en-US"/>
          </w:rPr>
          <w:fldChar w:fldCharType="separate"/>
        </w:r>
        <w:r w:rsidR="004D4F25" w:rsidRPr="004D4F25" w:rsidDel="00B337A8">
          <w:rPr>
            <w:rFonts w:ascii="Arial" w:hAnsi="Arial" w:cs="Arial"/>
            <w:noProof/>
            <w:color w:val="FF0000"/>
            <w:lang w:val="en-US"/>
          </w:rPr>
          <w:delText>(Stadthagen-Gonzalez et al., 2017)</w:delText>
        </w:r>
        <w:r w:rsidR="004D4F25" w:rsidDel="00B337A8">
          <w:rPr>
            <w:rFonts w:ascii="Arial" w:hAnsi="Arial" w:cs="Arial"/>
            <w:color w:val="FF0000"/>
            <w:lang w:val="en-US"/>
          </w:rPr>
          <w:fldChar w:fldCharType="end"/>
        </w:r>
        <w:r w:rsidR="004D4F25" w:rsidDel="00B337A8">
          <w:rPr>
            <w:rFonts w:ascii="Arial" w:hAnsi="Arial" w:cs="Arial"/>
            <w:color w:val="FF0000"/>
            <w:lang w:val="en-US"/>
          </w:rPr>
          <w:delText xml:space="preserve"> for all items used in the present paradigm except for 2 (ahogado (drowned), paraplégico (paraplegic)) because values for arousal and valence for these items were not available in the database. We found that both </w:delText>
        </w:r>
        <w:r w:rsidR="00EB3E93" w:rsidDel="00B337A8">
          <w:rPr>
            <w:rFonts w:ascii="Arial" w:hAnsi="Arial" w:cs="Arial"/>
            <w:color w:val="FF0000"/>
            <w:lang w:val="en-US"/>
          </w:rPr>
          <w:delText>mean valence (X</w:delText>
        </w:r>
        <w:r w:rsidR="00EB3E93" w:rsidDel="00B337A8">
          <w:rPr>
            <w:rFonts w:ascii="Arial" w:hAnsi="Arial" w:cs="Arial"/>
            <w:color w:val="FF0000"/>
            <w:vertAlign w:val="superscript"/>
            <w:lang w:val="en-US"/>
          </w:rPr>
          <w:delText>2</w:delText>
        </w:r>
        <w:r w:rsidR="00EB3E93" w:rsidDel="00B337A8">
          <w:rPr>
            <w:rFonts w:ascii="Arial" w:hAnsi="Arial" w:cs="Arial"/>
            <w:color w:val="FF0000"/>
            <w:lang w:val="en-US"/>
          </w:rPr>
          <w:delText>(1)=15.21, p&lt;0.0001) and arousal mean (X</w:delText>
        </w:r>
        <w:r w:rsidR="00EB3E93" w:rsidDel="00B337A8">
          <w:rPr>
            <w:rFonts w:ascii="Arial" w:hAnsi="Arial" w:cs="Arial"/>
            <w:color w:val="FF0000"/>
            <w:vertAlign w:val="superscript"/>
            <w:lang w:val="en-US"/>
          </w:rPr>
          <w:delText>2</w:delText>
        </w:r>
        <w:r w:rsidR="00EB3E93" w:rsidDel="00B337A8">
          <w:rPr>
            <w:rFonts w:ascii="Arial" w:hAnsi="Arial" w:cs="Arial"/>
            <w:color w:val="FF0000"/>
            <w:lang w:val="en-US"/>
          </w:rPr>
          <w:delText xml:space="preserve">(1)=4.07, p=0.04) significantly influenced recall for emotional items. </w:delText>
        </w:r>
        <w:r w:rsidR="00677777" w:rsidDel="00B337A8">
          <w:rPr>
            <w:rFonts w:ascii="Arial" w:hAnsi="Arial" w:cs="Arial"/>
            <w:color w:val="FF0000"/>
            <w:lang w:val="en-US"/>
          </w:rPr>
          <w:delText xml:space="preserve">Both valence and arousal were rated in a 9-point scale where valence was rated from 1=unhappy to 9=happy, and arousal from 1=quiet to </w:delText>
        </w:r>
        <w:r w:rsidR="005729AC" w:rsidDel="00B337A8">
          <w:rPr>
            <w:rFonts w:ascii="Arial" w:hAnsi="Arial" w:cs="Arial"/>
            <w:color w:val="FF0000"/>
            <w:lang w:val="en-US"/>
          </w:rPr>
          <w:delText>9</w:delText>
        </w:r>
        <w:r w:rsidR="00677777" w:rsidDel="00B337A8">
          <w:rPr>
            <w:rFonts w:ascii="Arial" w:hAnsi="Arial" w:cs="Arial"/>
            <w:color w:val="FF0000"/>
            <w:lang w:val="en-US"/>
          </w:rPr>
          <w:delText xml:space="preserve">=excited. </w:delText>
        </w:r>
        <w:r w:rsidR="00DC31A8" w:rsidDel="00B337A8">
          <w:rPr>
            <w:rFonts w:ascii="Arial" w:hAnsi="Arial" w:cs="Arial"/>
            <w:color w:val="FF0000"/>
            <w:lang w:val="en-US"/>
          </w:rPr>
          <w:delText xml:space="preserve">Therefore, </w:delText>
        </w:r>
        <w:r w:rsidR="000648B8" w:rsidDel="00B337A8">
          <w:rPr>
            <w:rFonts w:ascii="Arial" w:hAnsi="Arial" w:cs="Arial"/>
            <w:color w:val="FF0000"/>
            <w:lang w:val="en-US"/>
          </w:rPr>
          <w:delText>both, low valence and low arousal items were positively influencing the items recall</w:delText>
        </w:r>
        <w:r w:rsidR="00A46C84" w:rsidDel="00B337A8">
          <w:rPr>
            <w:rFonts w:ascii="Arial" w:hAnsi="Arial" w:cs="Arial"/>
            <w:color w:val="FF0000"/>
            <w:lang w:val="en-US"/>
          </w:rPr>
          <w:delText xml:space="preserve"> (Fig S5)</w:delText>
        </w:r>
        <w:r w:rsidR="000648B8" w:rsidDel="00B337A8">
          <w:rPr>
            <w:rFonts w:ascii="Arial" w:hAnsi="Arial" w:cs="Arial"/>
            <w:color w:val="FF0000"/>
            <w:lang w:val="en-US"/>
          </w:rPr>
          <w:delText>.</w:delText>
        </w:r>
        <w:r w:rsidR="00FD6030" w:rsidDel="00B337A8">
          <w:rPr>
            <w:rFonts w:ascii="Arial" w:hAnsi="Arial" w:cs="Arial"/>
            <w:color w:val="FF0000"/>
            <w:lang w:val="en-US"/>
          </w:rPr>
          <w:delText xml:space="preserve"> Our key question was whether these influence of valence and arousal on emotional items recall influenced E-1 items recall</w:delText>
        </w:r>
      </w:del>
    </w:p>
    <w:p w14:paraId="5073D92D" w14:textId="27C60719" w:rsidR="00D466E4" w:rsidRDefault="00D466E4" w:rsidP="00D466E4">
      <w:pPr>
        <w:pStyle w:val="Heading1"/>
        <w:rPr>
          <w:rFonts w:ascii="Arial" w:hAnsi="Arial" w:cs="Arial"/>
          <w:b/>
          <w:bCs/>
          <w:color w:val="auto"/>
          <w:lang w:val="en-US"/>
        </w:rPr>
      </w:pPr>
      <w:r>
        <w:rPr>
          <w:rFonts w:ascii="Arial" w:hAnsi="Arial" w:cs="Arial"/>
          <w:b/>
          <w:bCs/>
          <w:color w:val="auto"/>
          <w:lang w:val="en-US"/>
        </w:rPr>
        <w:t>DISCUSSION</w:t>
      </w:r>
    </w:p>
    <w:p w14:paraId="730B23EB" w14:textId="0D6DE669" w:rsidR="00D466E4" w:rsidRDefault="00D466E4" w:rsidP="00D466E4">
      <w:pPr>
        <w:rPr>
          <w:lang w:val="en-US"/>
        </w:rPr>
      </w:pPr>
    </w:p>
    <w:p w14:paraId="4C2CFD52" w14:textId="232BD683" w:rsidR="00D466E4" w:rsidRDefault="002C17CD" w:rsidP="001F2210">
      <w:pPr>
        <w:spacing w:line="480" w:lineRule="auto"/>
        <w:ind w:firstLine="360"/>
        <w:jc w:val="both"/>
        <w:rPr>
          <w:rFonts w:ascii="Arial" w:hAnsi="Arial" w:cs="Arial"/>
          <w:lang w:val="en-US"/>
        </w:rPr>
      </w:pPr>
      <w:del w:id="165" w:author="Peris Yague, Alba" w:date="2021-05-05T17:16:00Z">
        <w:r w:rsidRPr="002C17CD" w:rsidDel="00FD6653">
          <w:rPr>
            <w:rFonts w:ascii="Arial" w:hAnsi="Arial" w:cs="Arial"/>
            <w:lang w:val="en-US"/>
          </w:rPr>
          <w:delText xml:space="preserve">In the </w:delText>
        </w:r>
        <w:r w:rsidDel="00FD6653">
          <w:rPr>
            <w:rFonts w:ascii="Arial" w:hAnsi="Arial" w:cs="Arial"/>
            <w:lang w:val="en-US"/>
          </w:rPr>
          <w:delText xml:space="preserve">present study, </w:delText>
        </w:r>
        <w:r w:rsidR="00334520" w:rsidDel="00FD6653">
          <w:rPr>
            <w:rFonts w:ascii="Arial" w:hAnsi="Arial" w:cs="Arial"/>
            <w:lang w:val="en-US"/>
          </w:rPr>
          <w:delText>w</w:delText>
        </w:r>
        <w:r w:rsidR="00334520" w:rsidDel="005C6832">
          <w:rPr>
            <w:rFonts w:ascii="Arial" w:hAnsi="Arial" w:cs="Arial"/>
            <w:lang w:val="en-US"/>
          </w:rPr>
          <w:delText xml:space="preserve">e investigated CRP curves modulation </w:delText>
        </w:r>
        <w:r w:rsidR="00E27058" w:rsidDel="005C6832">
          <w:rPr>
            <w:rFonts w:ascii="Arial" w:hAnsi="Arial" w:cs="Arial"/>
            <w:lang w:val="en-US"/>
          </w:rPr>
          <w:delText>in an</w:delText>
        </w:r>
        <w:r w:rsidR="00334520" w:rsidDel="005C6832">
          <w:rPr>
            <w:rFonts w:ascii="Arial" w:hAnsi="Arial" w:cs="Arial"/>
            <w:lang w:val="en-US"/>
          </w:rPr>
          <w:delText xml:space="preserve"> oddball </w:delText>
        </w:r>
        <w:r w:rsidR="00E27058" w:rsidDel="005C6832">
          <w:rPr>
            <w:rFonts w:ascii="Arial" w:hAnsi="Arial" w:cs="Arial"/>
            <w:lang w:val="en-US"/>
          </w:rPr>
          <w:delText>task</w:delText>
        </w:r>
        <w:r w:rsidR="00334520" w:rsidDel="005C6832">
          <w:rPr>
            <w:rFonts w:ascii="Arial" w:hAnsi="Arial" w:cs="Arial"/>
            <w:lang w:val="en-US"/>
          </w:rPr>
          <w:delText xml:space="preserve">. </w:delText>
        </w:r>
      </w:del>
      <w:r w:rsidR="00334520">
        <w:rPr>
          <w:rFonts w:ascii="Arial" w:hAnsi="Arial" w:cs="Arial"/>
          <w:lang w:val="en-US"/>
        </w:rPr>
        <w:t>W</w:t>
      </w:r>
      <w:r>
        <w:rPr>
          <w:rFonts w:ascii="Arial" w:hAnsi="Arial" w:cs="Arial"/>
          <w:lang w:val="en-US"/>
        </w:rPr>
        <w:t xml:space="preserve">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t>
      </w:r>
      <w:r w:rsidR="00F00392">
        <w:rPr>
          <w:rFonts w:ascii="Arial" w:hAnsi="Arial" w:cs="Arial"/>
          <w:lang w:val="en-US"/>
        </w:rPr>
        <w:t>remained</w:t>
      </w:r>
      <w:r w:rsidR="00A362B0">
        <w:rPr>
          <w:rFonts w:ascii="Arial" w:hAnsi="Arial" w:cs="Arial"/>
          <w:lang w:val="en-US"/>
        </w:rPr>
        <w:t xml:space="preserve"> present. Interestingly, </w:t>
      </w:r>
      <w:r w:rsidR="00874E88">
        <w:rPr>
          <w:rFonts w:ascii="Arial" w:hAnsi="Arial" w:cs="Arial"/>
          <w:lang w:val="en-US"/>
        </w:rPr>
        <w:t xml:space="preserve">while we found a significant main effect of lag which showed that contiguity was maintained throughout, in perceptual oddballs, the forward transitions effect was </w:t>
      </w:r>
      <w:r w:rsidR="00B20881">
        <w:rPr>
          <w:rFonts w:ascii="Arial" w:hAnsi="Arial" w:cs="Arial"/>
          <w:lang w:val="en-US"/>
        </w:rPr>
        <w:t>reduced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p>
    <w:p w14:paraId="2ED5AD3D" w14:textId="27E857A2"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 xml:space="preserve">find as strong retrograde amnesic effects as previously described </w:t>
      </w:r>
      <w:r w:rsidR="00C07F2B">
        <w:rPr>
          <w:rFonts w:ascii="Arial" w:hAnsi="Arial" w:cs="Arial"/>
          <w:lang w:val="en-US"/>
        </w:rPr>
        <w:fldChar w:fldCharType="begin" w:fldLock="1"/>
      </w:r>
      <w:r w:rsidR="00106D1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C07F2B">
        <w:rPr>
          <w:rFonts w:ascii="Arial" w:hAnsi="Arial" w:cs="Arial"/>
          <w:lang w:val="en-US"/>
        </w:rPr>
        <w:fldChar w:fldCharType="separate"/>
      </w:r>
      <w:r w:rsidR="00C07F2B" w:rsidRPr="00C07F2B">
        <w:rPr>
          <w:rFonts w:ascii="Arial" w:hAnsi="Arial" w:cs="Arial"/>
          <w:noProof/>
          <w:lang w:val="en-US"/>
        </w:rPr>
        <w:t>(Strange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The present items used were translated from</w:t>
      </w:r>
      <w:ins w:id="166" w:author="Peris Yague, Alba" w:date="2021-05-06T11:28:00Z">
        <w:r w:rsidR="00B31DB9">
          <w:rPr>
            <w:rFonts w:ascii="Arial" w:hAnsi="Arial" w:cs="Arial"/>
            <w:lang w:val="en-US"/>
          </w:rPr>
          <w:t xml:space="preserve"> </w:t>
        </w:r>
      </w:ins>
      <w:del w:id="167" w:author="Peris Yague, Alba" w:date="2021-05-06T11:28:00Z">
        <w:r w:rsidR="00D563A1" w:rsidDel="00B31DB9">
          <w:rPr>
            <w:rFonts w:ascii="Arial" w:hAnsi="Arial" w:cs="Arial"/>
            <w:lang w:val="en-US"/>
          </w:rPr>
          <w:delText xml:space="preserve"> the task in </w:delText>
        </w:r>
      </w:del>
      <w:r w:rsidR="00D563A1">
        <w:rPr>
          <w:rFonts w:ascii="Arial" w:hAnsi="Arial" w:cs="Arial"/>
          <w:lang w:val="en-US"/>
        </w:rPr>
        <w:fldChar w:fldCharType="begin" w:fldLock="1"/>
      </w:r>
      <w:r w:rsidR="00684FF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attributable to differences in word valence.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 xml:space="preserve">For instance, the paradigm </w:t>
      </w:r>
      <w:del w:id="168" w:author="Peris Yague, Alba" w:date="2021-05-06T11:30:00Z">
        <w:r w:rsidR="00730B50" w:rsidDel="006A510F">
          <w:rPr>
            <w:rFonts w:ascii="Arial" w:hAnsi="Arial" w:cs="Arial"/>
            <w:lang w:val="en-US"/>
          </w:rPr>
          <w:delText xml:space="preserve">used </w:delText>
        </w:r>
      </w:del>
      <w:r w:rsidR="00730B50">
        <w:rPr>
          <w:rFonts w:ascii="Arial" w:hAnsi="Arial" w:cs="Arial"/>
          <w:lang w:val="en-US"/>
        </w:rPr>
        <w:t>in</w:t>
      </w:r>
      <w:r w:rsidR="00106D17">
        <w:rPr>
          <w:rFonts w:ascii="Arial" w:hAnsi="Arial" w:cs="Arial"/>
          <w:lang w:val="en-US"/>
        </w:rPr>
        <w:t xml:space="preserve"> </w:t>
      </w:r>
      <w:r w:rsidR="00106D17">
        <w:rPr>
          <w:rFonts w:ascii="Arial" w:hAnsi="Arial" w:cs="Arial"/>
          <w:lang w:val="en-US"/>
        </w:rPr>
        <w:fldChar w:fldCharType="begin" w:fldLock="1"/>
      </w:r>
      <w:r w:rsidR="00D563A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w:t>
      </w:r>
      <w:r w:rsidR="00472FF7">
        <w:rPr>
          <w:rFonts w:ascii="Arial" w:hAnsi="Arial" w:cs="Arial"/>
          <w:lang w:val="en-US"/>
        </w:rPr>
        <w:t>f</w:t>
      </w:r>
      <w:r w:rsidR="00730B50">
        <w:rPr>
          <w:rFonts w:ascii="Arial" w:hAnsi="Arial" w:cs="Arial"/>
          <w:lang w:val="en-US"/>
        </w:rPr>
        <w:t xml:space="preserve"> 16-</w:t>
      </w:r>
      <w:r w:rsidR="00730B50">
        <w:rPr>
          <w:rFonts w:ascii="Arial" w:hAnsi="Arial" w:cs="Arial"/>
          <w:lang w:val="en-US"/>
        </w:rPr>
        <w:lastRenderedPageBreak/>
        <w:t>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In our current task, recall improve</w:t>
      </w:r>
      <w:ins w:id="169" w:author="Peris Yague, Alba" w:date="2021-05-05T17:17:00Z">
        <w:r w:rsidR="005C6832">
          <w:rPr>
            <w:rFonts w:ascii="Arial" w:hAnsi="Arial" w:cs="Arial"/>
            <w:lang w:val="en-US"/>
          </w:rPr>
          <w:t>d</w:t>
        </w:r>
      </w:ins>
      <w:del w:id="170" w:author="Peris Yague, Alba" w:date="2021-05-05T17:17:00Z">
        <w:r w:rsidR="00A0572E" w:rsidDel="005C6832">
          <w:rPr>
            <w:rFonts w:ascii="Arial" w:hAnsi="Arial" w:cs="Arial"/>
            <w:lang w:val="en-US"/>
          </w:rPr>
          <w:delText>s</w:delText>
        </w:r>
      </w:del>
      <w:r w:rsidR="00A0572E">
        <w:rPr>
          <w:rFonts w:ascii="Arial" w:hAnsi="Arial" w:cs="Arial"/>
          <w:lang w:val="en-US"/>
        </w:rPr>
        <w:t xml:space="preserve"> as SOA increases</w:t>
      </w:r>
      <w:del w:id="171" w:author="Peris Yague, Alba" w:date="2021-05-05T17:17:00Z">
        <w:r w:rsidR="00472FF7" w:rsidDel="005C6832">
          <w:rPr>
            <w:rFonts w:ascii="Arial" w:hAnsi="Arial" w:cs="Arial"/>
            <w:lang w:val="en-US"/>
          </w:rPr>
          <w:delText>,</w:delText>
        </w:r>
        <w:r w:rsidR="00A0572E" w:rsidDel="005C6832">
          <w:rPr>
            <w:rFonts w:ascii="Arial" w:hAnsi="Arial" w:cs="Arial"/>
            <w:lang w:val="en-US"/>
          </w:rPr>
          <w:delText xml:space="preserve"> with the exception of perceptual lists at SOA 4</w:delText>
        </w:r>
        <w:r w:rsidR="00472FF7" w:rsidDel="005C6832">
          <w:rPr>
            <w:rFonts w:ascii="Arial" w:hAnsi="Arial" w:cs="Arial"/>
            <w:lang w:val="en-US"/>
          </w:rPr>
          <w:delText>,</w:delText>
        </w:r>
        <w:r w:rsidR="00A0572E" w:rsidDel="005C6832">
          <w:rPr>
            <w:rFonts w:ascii="Arial" w:hAnsi="Arial" w:cs="Arial"/>
            <w:lang w:val="en-US"/>
          </w:rPr>
          <w:delText xml:space="preserve"> is most likely driven by the fact that the chosen control words are recalled </w:delText>
        </w:r>
        <w:r w:rsidR="003165FD" w:rsidDel="005C6832">
          <w:rPr>
            <w:rFonts w:ascii="Arial" w:hAnsi="Arial" w:cs="Arial"/>
            <w:lang w:val="en-US"/>
          </w:rPr>
          <w:delText xml:space="preserve">even better than </w:delText>
        </w:r>
        <w:r w:rsidR="00260FCD" w:rsidDel="005C6832">
          <w:rPr>
            <w:rFonts w:ascii="Arial" w:hAnsi="Arial" w:cs="Arial"/>
            <w:lang w:val="en-US"/>
          </w:rPr>
          <w:delText xml:space="preserve">the </w:delText>
        </w:r>
        <w:r w:rsidR="003165FD" w:rsidDel="005C6832">
          <w:rPr>
            <w:rFonts w:ascii="Arial" w:hAnsi="Arial" w:cs="Arial"/>
            <w:lang w:val="en-US"/>
          </w:rPr>
          <w:delText>perceptual oddballs</w:delText>
        </w:r>
      </w:del>
      <w:r w:rsidR="003165FD">
        <w:rPr>
          <w:rFonts w:ascii="Arial" w:hAnsi="Arial" w:cs="Arial"/>
          <w:lang w:val="en-US"/>
        </w:rPr>
        <w:t xml:space="preserve">.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t>
      </w:r>
      <w:del w:id="172" w:author="Peris Yague, Alba" w:date="2021-05-06T11:30:00Z">
        <w:r w:rsidR="00684FF7" w:rsidDel="006A510F">
          <w:rPr>
            <w:rFonts w:ascii="Arial" w:hAnsi="Arial" w:cs="Arial"/>
            <w:lang w:val="en-US"/>
          </w:rPr>
          <w:delText>were increasing</w:delText>
        </w:r>
      </w:del>
      <w:ins w:id="173" w:author="Peris Yague, Alba" w:date="2021-05-06T11:30:00Z">
        <w:r w:rsidR="006A510F">
          <w:rPr>
            <w:rFonts w:ascii="Arial" w:hAnsi="Arial" w:cs="Arial"/>
            <w:lang w:val="en-US"/>
          </w:rPr>
          <w:t>increased</w:t>
        </w:r>
      </w:ins>
      <w:r w:rsidR="00684FF7">
        <w:rPr>
          <w:rFonts w:ascii="Arial" w:hAnsi="Arial" w:cs="Arial"/>
          <w:lang w:val="en-US"/>
        </w:rPr>
        <w:t xml:space="preserve"> salience for perceptual oddballs, and therefore, </w:t>
      </w:r>
      <w:r w:rsidR="000E61DB">
        <w:rPr>
          <w:rFonts w:ascii="Arial" w:hAnsi="Arial" w:cs="Arial"/>
          <w:lang w:val="en-US"/>
        </w:rPr>
        <w:t>contribut</w:t>
      </w:r>
      <w:ins w:id="174" w:author="Peris Yague, Alba" w:date="2021-05-06T11:31:00Z">
        <w:r w:rsidR="006A510F">
          <w:rPr>
            <w:rFonts w:ascii="Arial" w:hAnsi="Arial" w:cs="Arial"/>
            <w:lang w:val="en-US"/>
          </w:rPr>
          <w:t>ed</w:t>
        </w:r>
      </w:ins>
      <w:del w:id="175" w:author="Peris Yague, Alba" w:date="2021-05-06T11:31:00Z">
        <w:r w:rsidR="000E61DB" w:rsidDel="006A510F">
          <w:rPr>
            <w:rFonts w:ascii="Arial" w:hAnsi="Arial" w:cs="Arial"/>
            <w:lang w:val="en-US"/>
          </w:rPr>
          <w:delText>ing</w:delText>
        </w:r>
      </w:del>
      <w:r w:rsidR="000E61DB">
        <w:rPr>
          <w:rFonts w:ascii="Arial" w:hAnsi="Arial" w:cs="Arial"/>
          <w:lang w:val="en-US"/>
        </w:rPr>
        <w:t xml:space="preserve">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9D174F">
        <w:rPr>
          <w:rFonts w:ascii="Arial" w:hAnsi="Arial" w:cs="Arial"/>
          <w:lang w:val="en-US"/>
        </w:rPr>
        <w:instrText>ADDIN CSL_CITATION {"citationItems":[{"id":"ITEM-1","itemData":{"author":[{"dropping-particle":"","family":"Sutherland","given":"Mathew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and Mather, 2012)","plainTextFormattedCitation":"(Sutherland and Mather, 2012)","previouslyFormattedCitation":"(Sutherland and Mather, 2012)"},"properties":{"noteIndex":0},"schema":"https://github.com/citation-style-language/schema/raw/master/csl-citation.json"}</w:instrText>
      </w:r>
      <w:r w:rsidR="00684FF7">
        <w:rPr>
          <w:rFonts w:ascii="Arial" w:hAnsi="Arial" w:cs="Arial"/>
          <w:lang w:val="en-US"/>
        </w:rPr>
        <w:fldChar w:fldCharType="separate"/>
      </w:r>
      <w:r w:rsidR="00684FF7" w:rsidRPr="00684FF7">
        <w:rPr>
          <w:rFonts w:ascii="Arial" w:hAnsi="Arial" w:cs="Arial"/>
          <w:noProof/>
          <w:lang w:val="en-US"/>
        </w:rPr>
        <w:t>(Sutherland and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p>
    <w:p w14:paraId="67C8FC31" w14:textId="13FB8E8A" w:rsidR="00821651" w:rsidDel="005C6832" w:rsidRDefault="002D1988" w:rsidP="00432609">
      <w:pPr>
        <w:spacing w:line="480" w:lineRule="auto"/>
        <w:ind w:firstLine="360"/>
        <w:jc w:val="both"/>
        <w:rPr>
          <w:del w:id="176" w:author="Peris Yague, Alba" w:date="2021-05-05T17:18:00Z"/>
          <w:rFonts w:ascii="Arial" w:hAnsi="Arial" w:cs="Arial"/>
          <w:lang w:val="en-US"/>
        </w:rPr>
      </w:pPr>
      <w:r>
        <w:rPr>
          <w:rFonts w:ascii="Arial" w:hAnsi="Arial" w:cs="Arial"/>
          <w:lang w:val="en-US"/>
        </w:rPr>
        <w:t xml:space="preserve">The </w:t>
      </w:r>
      <w:r w:rsidR="00D81543">
        <w:rPr>
          <w:rFonts w:ascii="Arial" w:hAnsi="Arial" w:cs="Arial"/>
          <w:lang w:val="en-US"/>
        </w:rPr>
        <w:t xml:space="preserve">present </w:t>
      </w:r>
      <w:del w:id="177" w:author="Peris Yague, Alba" w:date="2021-05-05T16:28:00Z">
        <w:r w:rsidR="00D81543" w:rsidDel="00805B3E">
          <w:rPr>
            <w:rFonts w:ascii="Arial" w:hAnsi="Arial" w:cs="Arial"/>
            <w:lang w:val="en-US"/>
          </w:rPr>
          <w:delText xml:space="preserve">empirical </w:delText>
        </w:r>
      </w:del>
      <w:r w:rsidR="00D81543">
        <w:rPr>
          <w:rFonts w:ascii="Arial" w:hAnsi="Arial" w:cs="Arial"/>
          <w:lang w:val="en-US"/>
        </w:rPr>
        <w:t xml:space="preserve">findings </w:t>
      </w:r>
      <w:del w:id="178" w:author="Peris Yague, Alba" w:date="2021-05-05T16:27:00Z">
        <w:r w:rsidR="00D81543" w:rsidDel="00E30194">
          <w:rPr>
            <w:rFonts w:ascii="Arial" w:hAnsi="Arial" w:cs="Arial"/>
            <w:lang w:val="en-US"/>
          </w:rPr>
          <w:delText>find the opposite effects than</w:delText>
        </w:r>
      </w:del>
      <w:ins w:id="179" w:author="Peris Yague, Alba" w:date="2021-05-05T16:28:00Z">
        <w:r w:rsidR="00805B3E">
          <w:rPr>
            <w:rFonts w:ascii="Arial" w:hAnsi="Arial" w:cs="Arial"/>
            <w:lang w:val="en-US"/>
          </w:rPr>
          <w:t>provide empirical data to the</w:t>
        </w:r>
      </w:ins>
      <w:del w:id="180" w:author="Peris Yague, Alba" w:date="2021-05-05T16:28:00Z">
        <w:r w:rsidR="00D81543" w:rsidDel="00805B3E">
          <w:rPr>
            <w:rFonts w:ascii="Arial" w:hAnsi="Arial" w:cs="Arial"/>
            <w:lang w:val="en-US"/>
          </w:rPr>
          <w:delText xml:space="preserve"> the</w:delText>
        </w:r>
      </w:del>
      <w:r w:rsidR="00D81543">
        <w:rPr>
          <w:rFonts w:ascii="Arial" w:hAnsi="Arial" w:cs="Arial"/>
          <w:lang w:val="en-US"/>
        </w:rPr>
        <w:t xml:space="preserve"> </w:t>
      </w:r>
      <w:proofErr w:type="spellStart"/>
      <w:r w:rsidR="00D81543">
        <w:rPr>
          <w:rFonts w:ascii="Arial" w:hAnsi="Arial" w:cs="Arial"/>
          <w:lang w:val="en-US"/>
        </w:rPr>
        <w:t>eCMR</w:t>
      </w:r>
      <w:proofErr w:type="spellEnd"/>
      <w:r w:rsidR="00D81543">
        <w:rPr>
          <w:rFonts w:ascii="Arial" w:hAnsi="Arial" w:cs="Arial"/>
          <w:lang w:val="en-US"/>
        </w:rPr>
        <w:t xml:space="preserve"> </w:t>
      </w:r>
      <w:ins w:id="181" w:author="Peris Yague, Alba" w:date="2021-05-05T17:17:00Z">
        <w:r w:rsidR="005C6832">
          <w:rPr>
            <w:rFonts w:ascii="Arial" w:hAnsi="Arial" w:cs="Arial"/>
            <w:lang w:val="en-US"/>
          </w:rPr>
          <w:t>com</w:t>
        </w:r>
      </w:ins>
      <w:ins w:id="182" w:author="Peris Yague, Alba" w:date="2021-05-05T17:18:00Z">
        <w:r w:rsidR="005C6832">
          <w:rPr>
            <w:rFonts w:ascii="Arial" w:hAnsi="Arial" w:cs="Arial"/>
            <w:lang w:val="en-US"/>
          </w:rPr>
          <w:t xml:space="preserve">putational </w:t>
        </w:r>
      </w:ins>
      <w:r w:rsidR="00D81543">
        <w:rPr>
          <w:rFonts w:ascii="Arial" w:hAnsi="Arial" w:cs="Arial"/>
          <w:lang w:val="en-US"/>
        </w:rPr>
        <w:t>model</w:t>
      </w:r>
      <w:ins w:id="183" w:author="Peris Yague, Alba" w:date="2021-05-06T11:32:00Z">
        <w:r w:rsidR="006A510F">
          <w:rPr>
            <w:rFonts w:ascii="Arial" w:hAnsi="Arial" w:cs="Arial"/>
            <w:lang w:val="en-US"/>
          </w:rPr>
          <w:t>.</w:t>
        </w:r>
      </w:ins>
      <w:r w:rsidR="00D81543">
        <w:rPr>
          <w:rFonts w:ascii="Arial" w:hAnsi="Arial" w:cs="Arial"/>
          <w:lang w:val="en-US"/>
        </w:rPr>
        <w:t xml:space="preserve"> </w:t>
      </w:r>
      <w:del w:id="184" w:author="Peris Yague, Alba" w:date="2021-05-05T16:27:00Z">
        <w:r w:rsidR="00D81543" w:rsidDel="00E30194">
          <w:rPr>
            <w:rFonts w:ascii="Arial" w:hAnsi="Arial" w:cs="Arial"/>
            <w:lang w:val="en-US"/>
          </w:rPr>
          <w:delText xml:space="preserve">predicts </w:delText>
        </w:r>
      </w:del>
      <w:ins w:id="185" w:author="Peris Yague, Alba" w:date="2021-05-06T11:32:00Z">
        <w:r w:rsidR="006A510F">
          <w:rPr>
            <w:rFonts w:ascii="Arial" w:hAnsi="Arial" w:cs="Arial"/>
            <w:lang w:val="en-US"/>
          </w:rPr>
          <w:t>H</w:t>
        </w:r>
      </w:ins>
      <w:ins w:id="186" w:author="Peris Yague, Alba" w:date="2021-05-05T16:27:00Z">
        <w:r w:rsidR="00E30194">
          <w:rPr>
            <w:rFonts w:ascii="Arial" w:hAnsi="Arial" w:cs="Arial"/>
            <w:lang w:val="en-US"/>
          </w:rPr>
          <w:t xml:space="preserve">owever, we found </w:t>
        </w:r>
      </w:ins>
      <w:del w:id="187" w:author="Peris Yague, Alba" w:date="2021-05-05T16:27:00Z">
        <w:r w:rsidR="00D81543" w:rsidDel="00E30194">
          <w:rPr>
            <w:rFonts w:ascii="Arial" w:hAnsi="Arial" w:cs="Arial"/>
            <w:lang w:val="en-US"/>
          </w:rPr>
          <w:delText xml:space="preserve">and </w:delText>
        </w:r>
      </w:del>
      <w:r w:rsidR="00D81543">
        <w:rPr>
          <w:rFonts w:ascii="Arial" w:hAnsi="Arial" w:cs="Arial"/>
          <w:lang w:val="en-US"/>
        </w:rPr>
        <w:t>a later-than-expected oddball recall</w:t>
      </w:r>
      <w:del w:id="188" w:author="Peris Yague, Alba" w:date="2021-05-05T16:28:00Z">
        <w:r w:rsidR="00D81543" w:rsidDel="00E30194">
          <w:rPr>
            <w:rFonts w:ascii="Arial" w:hAnsi="Arial" w:cs="Arial"/>
            <w:lang w:val="en-US"/>
          </w:rPr>
          <w:delText>;</w:delText>
        </w:r>
      </w:del>
      <w:r w:rsidR="00D81543">
        <w:rPr>
          <w:rFonts w:ascii="Arial" w:hAnsi="Arial" w:cs="Arial"/>
          <w:lang w:val="en-US"/>
        </w:rPr>
        <w:t xml:space="preserve"> </w:t>
      </w:r>
      <w:del w:id="189" w:author="Peris Yague, Alba" w:date="2021-05-05T16:28:00Z">
        <w:r w:rsidR="00D81543" w:rsidDel="00E30194">
          <w:rPr>
            <w:rFonts w:ascii="Arial" w:hAnsi="Arial" w:cs="Arial"/>
            <w:lang w:val="en-US"/>
          </w:rPr>
          <w:delText>as we report</w:delText>
        </w:r>
      </w:del>
      <w:ins w:id="190" w:author="Peris Yague, Alba" w:date="2021-05-05T16:28:00Z">
        <w:r w:rsidR="00E30194">
          <w:rPr>
            <w:rFonts w:ascii="Arial" w:hAnsi="Arial" w:cs="Arial"/>
            <w:lang w:val="en-US"/>
          </w:rPr>
          <w:t>and</w:t>
        </w:r>
      </w:ins>
      <w:r w:rsidR="00D81543">
        <w:rPr>
          <w:rFonts w:ascii="Arial" w:hAnsi="Arial" w:cs="Arial"/>
          <w:lang w:val="en-US"/>
        </w:rPr>
        <w:t xml:space="preserve"> an enhancement in forward transitions from emotional oddballs but transitions from perceptual oddballs show a diminished forward transition effect, in line with the predictions of the </w:t>
      </w:r>
      <w:del w:id="191" w:author="Peris Yague, Alba" w:date="2021-05-05T17:18:00Z">
        <w:r w:rsidR="00D81543" w:rsidDel="005C6832">
          <w:rPr>
            <w:rFonts w:ascii="Arial" w:hAnsi="Arial" w:cs="Arial"/>
            <w:lang w:val="en-US"/>
          </w:rPr>
          <w:delText xml:space="preserve">computational model </w:delText>
        </w:r>
      </w:del>
      <w:proofErr w:type="spellStart"/>
      <w:r w:rsidR="00D81543">
        <w:rPr>
          <w:rFonts w:ascii="Arial" w:hAnsi="Arial" w:cs="Arial"/>
          <w:lang w:val="en-US"/>
        </w:rPr>
        <w:t>eCMR</w:t>
      </w:r>
      <w:proofErr w:type="spellEnd"/>
      <w:r w:rsidR="00D81543">
        <w:rPr>
          <w:rFonts w:ascii="Arial" w:hAnsi="Arial" w:cs="Arial"/>
          <w:lang w:val="en-US"/>
        </w:rPr>
        <w:t xml:space="preserve"> </w:t>
      </w:r>
      <w:del w:id="192" w:author="Peris Yague, Alba" w:date="2021-05-05T17:18:00Z">
        <w:r w:rsidR="00D81543" w:rsidDel="005C6832">
          <w:rPr>
            <w:rFonts w:ascii="Arial" w:hAnsi="Arial" w:cs="Arial"/>
            <w:lang w:val="en-US"/>
          </w:rPr>
          <w:delText xml:space="preserve">model </w:delText>
        </w:r>
      </w:del>
      <w:r w:rsidR="00D81543">
        <w:rPr>
          <w:rFonts w:ascii="Arial" w:hAnsi="Arial" w:cs="Arial"/>
          <w:lang w:val="en-US"/>
        </w:rPr>
        <w:fldChar w:fldCharType="begin" w:fldLock="1"/>
      </w:r>
      <w:r w:rsidR="000847F3">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w:instrText>
      </w:r>
      <w:r w:rsidR="000847F3" w:rsidRPr="00AC2BD2">
        <w:rPr>
          <w:rFonts w:ascii="Arial" w:hAnsi="Arial" w:cs="Arial"/>
          <w:lang w:val="es-ES"/>
        </w:rPr>
        <w:instrText>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w:instrText>
      </w:r>
      <w:r w:rsidR="000847F3" w:rsidRPr="002F7895">
        <w:rPr>
          <w:rFonts w:ascii="Arial" w:hAnsi="Arial" w:cs="Arial"/>
          <w:lang w:val="es-ES"/>
          <w:rPrChange w:id="193" w:author="Peris Yague, Alba" w:date="2021-05-06T11:01:00Z">
            <w:rPr>
              <w:rFonts w:ascii="Arial" w:hAnsi="Arial" w:cs="Arial"/>
              <w:lang w:val="en-US"/>
            </w:rPr>
          </w:rPrChange>
        </w:rPr>
        <w:instrText>dCitation":"(Talmi et al., 2019)","plainTextFormattedCitation":"(Talmi et al., 2019)","previouslyFormattedCitation":"(Talmi et al., 2019)"},"properties":{"noteIndex":0},"schema":"https://github.com/citation-style-language/schema/raw/master/csl-citation.json"}</w:instrText>
      </w:r>
      <w:r w:rsidR="00D81543">
        <w:rPr>
          <w:rFonts w:ascii="Arial" w:hAnsi="Arial" w:cs="Arial"/>
          <w:lang w:val="en-US"/>
        </w:rPr>
        <w:fldChar w:fldCharType="separate"/>
      </w:r>
      <w:r w:rsidR="00D81543" w:rsidRPr="002F7895">
        <w:rPr>
          <w:rFonts w:ascii="Arial" w:hAnsi="Arial" w:cs="Arial"/>
          <w:noProof/>
          <w:lang w:val="es-ES"/>
          <w:rPrChange w:id="194" w:author="Peris Yague, Alba" w:date="2021-05-06T11:01:00Z">
            <w:rPr>
              <w:rFonts w:ascii="Arial" w:hAnsi="Arial" w:cs="Arial"/>
              <w:noProof/>
              <w:lang w:val="en-US"/>
            </w:rPr>
          </w:rPrChange>
        </w:rPr>
        <w:t>(Talmi et al., 2019)</w:t>
      </w:r>
      <w:r w:rsidR="00D81543">
        <w:rPr>
          <w:rFonts w:ascii="Arial" w:hAnsi="Arial" w:cs="Arial"/>
          <w:lang w:val="en-US"/>
        </w:rPr>
        <w:fldChar w:fldCharType="end"/>
      </w:r>
      <w:r w:rsidR="00D81543" w:rsidRPr="002F7895">
        <w:rPr>
          <w:rFonts w:ascii="Arial" w:hAnsi="Arial" w:cs="Arial"/>
          <w:lang w:val="es-ES"/>
          <w:rPrChange w:id="195" w:author="Peris Yague, Alba" w:date="2021-05-06T11:01:00Z">
            <w:rPr>
              <w:rFonts w:ascii="Arial" w:hAnsi="Arial" w:cs="Arial"/>
              <w:lang w:val="en-US"/>
            </w:rPr>
          </w:rPrChange>
        </w:rPr>
        <w:t xml:space="preserve">. </w:t>
      </w:r>
      <w:del w:id="196" w:author="Peris Yague, Alba" w:date="2021-05-05T16:29:00Z">
        <w:r w:rsidR="00724C60" w:rsidRPr="002F7895" w:rsidDel="00805B3E">
          <w:rPr>
            <w:rFonts w:ascii="Arial" w:hAnsi="Arial" w:cs="Arial"/>
            <w:lang w:val="es-ES"/>
            <w:rPrChange w:id="197" w:author="Peris Yague, Alba" w:date="2021-05-06T11:01:00Z">
              <w:rPr>
                <w:rFonts w:ascii="Arial" w:hAnsi="Arial" w:cs="Arial"/>
                <w:lang w:val="en-US"/>
              </w:rPr>
            </w:rPrChange>
          </w:rPr>
          <w:delText xml:space="preserve">Arousal-biased competition theory </w:delText>
        </w:r>
        <w:r w:rsidR="0095011D" w:rsidRPr="002F7895" w:rsidDel="00805B3E">
          <w:rPr>
            <w:rFonts w:ascii="Arial" w:hAnsi="Arial" w:cs="Arial"/>
            <w:lang w:val="es-ES"/>
            <w:rPrChange w:id="198" w:author="Peris Yague, Alba" w:date="2021-05-06T11:01:00Z">
              <w:rPr>
                <w:rFonts w:ascii="Arial" w:hAnsi="Arial" w:cs="Arial"/>
                <w:lang w:val="en-US"/>
              </w:rPr>
            </w:rPrChange>
          </w:rPr>
          <w:delText>suggests</w:delText>
        </w:r>
        <w:r w:rsidR="00724C60" w:rsidRPr="002F7895" w:rsidDel="00805B3E">
          <w:rPr>
            <w:rFonts w:ascii="Arial" w:hAnsi="Arial" w:cs="Arial"/>
            <w:lang w:val="es-ES"/>
            <w:rPrChange w:id="199" w:author="Peris Yague, Alba" w:date="2021-05-06T11:01:00Z">
              <w:rPr>
                <w:rFonts w:ascii="Arial" w:hAnsi="Arial" w:cs="Arial"/>
                <w:lang w:val="en-US"/>
              </w:rPr>
            </w:rPrChange>
          </w:rPr>
          <w:delText xml:space="preserve"> that </w:delText>
        </w:r>
        <w:r w:rsidR="0095011D" w:rsidRPr="002F7895" w:rsidDel="00805B3E">
          <w:rPr>
            <w:rFonts w:ascii="Arial" w:hAnsi="Arial" w:cs="Arial"/>
            <w:lang w:val="es-ES"/>
            <w:rPrChange w:id="200" w:author="Peris Yague, Alba" w:date="2021-05-06T11:01:00Z">
              <w:rPr>
                <w:rFonts w:ascii="Arial" w:hAnsi="Arial" w:cs="Arial"/>
                <w:lang w:val="en-US"/>
              </w:rPr>
            </w:rPrChange>
          </w:rPr>
          <w:delText>memory for items with increased priority (due to increased arousal</w:delText>
        </w:r>
        <w:r w:rsidR="0029668A" w:rsidRPr="002F7895" w:rsidDel="00805B3E">
          <w:rPr>
            <w:rFonts w:ascii="Arial" w:hAnsi="Arial" w:cs="Arial"/>
            <w:lang w:val="es-ES"/>
            <w:rPrChange w:id="201" w:author="Peris Yague, Alba" w:date="2021-05-06T11:01:00Z">
              <w:rPr>
                <w:rFonts w:ascii="Arial" w:hAnsi="Arial" w:cs="Arial"/>
                <w:lang w:val="en-US"/>
              </w:rPr>
            </w:rPrChange>
          </w:rPr>
          <w:delText xml:space="preserve"> and attention to that item</w:delText>
        </w:r>
        <w:r w:rsidR="0095011D" w:rsidRPr="002F7895" w:rsidDel="00805B3E">
          <w:rPr>
            <w:rFonts w:ascii="Arial" w:hAnsi="Arial" w:cs="Arial"/>
            <w:lang w:val="es-ES"/>
            <w:rPrChange w:id="202" w:author="Peris Yague, Alba" w:date="2021-05-06T11:01:00Z">
              <w:rPr>
                <w:rFonts w:ascii="Arial" w:hAnsi="Arial" w:cs="Arial"/>
                <w:lang w:val="en-US"/>
              </w:rPr>
            </w:rPrChange>
          </w:rPr>
          <w:delText>)</w:delText>
        </w:r>
        <w:r w:rsidR="00314576" w:rsidRPr="002F7895" w:rsidDel="00805B3E">
          <w:rPr>
            <w:rFonts w:ascii="Arial" w:hAnsi="Arial" w:cs="Arial"/>
            <w:lang w:val="es-ES"/>
            <w:rPrChange w:id="203" w:author="Peris Yague, Alba" w:date="2021-05-06T11:01:00Z">
              <w:rPr>
                <w:rFonts w:ascii="Arial" w:hAnsi="Arial" w:cs="Arial"/>
                <w:lang w:val="en-US"/>
              </w:rPr>
            </w:rPrChange>
          </w:rPr>
          <w:delText xml:space="preserve"> </w:delText>
        </w:r>
        <w:r w:rsidR="0095011D" w:rsidRPr="002F7895" w:rsidDel="00805B3E">
          <w:rPr>
            <w:rFonts w:ascii="Arial" w:hAnsi="Arial" w:cs="Arial"/>
            <w:lang w:val="es-ES"/>
            <w:rPrChange w:id="204" w:author="Peris Yague, Alba" w:date="2021-05-06T11:01:00Z">
              <w:rPr>
                <w:rFonts w:ascii="Arial" w:hAnsi="Arial" w:cs="Arial"/>
                <w:lang w:val="en-US"/>
              </w:rPr>
            </w:rPrChange>
          </w:rPr>
          <w:delText>is increased, whe</w:delText>
        </w:r>
        <w:r w:rsidR="008B19C2" w:rsidRPr="002F7895" w:rsidDel="00805B3E">
          <w:rPr>
            <w:rFonts w:ascii="Arial" w:hAnsi="Arial" w:cs="Arial"/>
            <w:lang w:val="es-ES"/>
            <w:rPrChange w:id="205" w:author="Peris Yague, Alba" w:date="2021-05-06T11:01:00Z">
              <w:rPr>
                <w:rFonts w:ascii="Arial" w:hAnsi="Arial" w:cs="Arial"/>
                <w:lang w:val="en-US"/>
              </w:rPr>
            </w:rPrChange>
          </w:rPr>
          <w:delText>reas</w:delText>
        </w:r>
        <w:r w:rsidR="0095011D" w:rsidRPr="002F7895" w:rsidDel="00805B3E">
          <w:rPr>
            <w:rFonts w:ascii="Arial" w:hAnsi="Arial" w:cs="Arial"/>
            <w:lang w:val="es-ES"/>
            <w:rPrChange w:id="206" w:author="Peris Yague, Alba" w:date="2021-05-06T11:01:00Z">
              <w:rPr>
                <w:rFonts w:ascii="Arial" w:hAnsi="Arial" w:cs="Arial"/>
                <w:lang w:val="en-US"/>
              </w:rPr>
            </w:rPrChange>
          </w:rPr>
          <w:delText xml:space="preserve"> items with low priority (e.g neutral items vs. oddballs) are less well remembered</w:delText>
        </w:r>
        <w:r w:rsidR="003C7EDD" w:rsidRPr="002F7895" w:rsidDel="00805B3E">
          <w:rPr>
            <w:rFonts w:ascii="Arial" w:hAnsi="Arial" w:cs="Arial"/>
            <w:lang w:val="es-ES"/>
            <w:rPrChange w:id="207" w:author="Peris Yague, Alba" w:date="2021-05-06T11:01:00Z">
              <w:rPr>
                <w:rFonts w:ascii="Arial" w:hAnsi="Arial" w:cs="Arial"/>
                <w:lang w:val="en-US"/>
              </w:rPr>
            </w:rPrChange>
          </w:rPr>
          <w:delText xml:space="preserve"> </w:delText>
        </w:r>
        <w:r w:rsidR="003C7EDD" w:rsidRPr="0029668A" w:rsidDel="00805B3E">
          <w:rPr>
            <w:rFonts w:ascii="Arial" w:hAnsi="Arial" w:cs="Arial"/>
            <w:lang w:val="en-US"/>
          </w:rPr>
          <w:fldChar w:fldCharType="begin" w:fldLock="1"/>
        </w:r>
        <w:r w:rsidR="00663646" w:rsidRPr="002F7895" w:rsidDel="00805B3E">
          <w:rPr>
            <w:rFonts w:ascii="Arial" w:hAnsi="Arial" w:cs="Arial"/>
            <w:lang w:val="es-ES"/>
            <w:rPrChange w:id="208" w:author="Peris Yague, Alba" w:date="2021-05-06T11:01:00Z">
              <w:rPr>
                <w:rFonts w:ascii="Arial" w:hAnsi="Arial" w:cs="Arial"/>
                <w:lang w:val="en-US"/>
              </w:rPr>
            </w:rPrChange>
          </w:rPr>
          <w:del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delInstrText>
        </w:r>
        <w:r w:rsidR="003C7EDD" w:rsidRPr="0029668A" w:rsidDel="00805B3E">
          <w:rPr>
            <w:rFonts w:ascii="Arial" w:hAnsi="Arial" w:cs="Arial"/>
            <w:lang w:val="en-US"/>
          </w:rPr>
          <w:fldChar w:fldCharType="separate"/>
        </w:r>
        <w:r w:rsidR="003C7EDD" w:rsidRPr="002F7895" w:rsidDel="00805B3E">
          <w:rPr>
            <w:rFonts w:ascii="Arial" w:hAnsi="Arial" w:cs="Arial"/>
            <w:noProof/>
            <w:lang w:val="es-ES"/>
            <w:rPrChange w:id="209" w:author="Peris Yague, Alba" w:date="2021-05-06T11:01:00Z">
              <w:rPr>
                <w:rFonts w:ascii="Arial" w:hAnsi="Arial" w:cs="Arial"/>
                <w:noProof/>
                <w:lang w:val="en-US"/>
              </w:rPr>
            </w:rPrChange>
          </w:rPr>
          <w:delText>(Mather and Sutherland, 2011)</w:delText>
        </w:r>
        <w:r w:rsidR="003C7EDD" w:rsidRPr="0029668A" w:rsidDel="00805B3E">
          <w:rPr>
            <w:rFonts w:ascii="Arial" w:hAnsi="Arial" w:cs="Arial"/>
            <w:lang w:val="en-US"/>
          </w:rPr>
          <w:fldChar w:fldCharType="end"/>
        </w:r>
        <w:r w:rsidR="0095011D" w:rsidRPr="002F7895" w:rsidDel="00805B3E">
          <w:rPr>
            <w:rFonts w:ascii="Arial" w:hAnsi="Arial" w:cs="Arial"/>
            <w:lang w:val="es-ES"/>
            <w:rPrChange w:id="210" w:author="Peris Yague, Alba" w:date="2021-05-06T11:01:00Z">
              <w:rPr>
                <w:rFonts w:ascii="Arial" w:hAnsi="Arial" w:cs="Arial"/>
                <w:lang w:val="en-US"/>
              </w:rPr>
            </w:rPrChange>
          </w:rPr>
          <w:delText>.</w:delText>
        </w:r>
        <w:r w:rsidR="008758AC" w:rsidRPr="002F7895" w:rsidDel="00805B3E">
          <w:rPr>
            <w:rFonts w:ascii="Arial" w:hAnsi="Arial" w:cs="Arial"/>
            <w:lang w:val="es-ES"/>
            <w:rPrChange w:id="211" w:author="Peris Yague, Alba" w:date="2021-05-06T11:01:00Z">
              <w:rPr>
                <w:rFonts w:ascii="Arial" w:hAnsi="Arial" w:cs="Arial"/>
                <w:lang w:val="en-US"/>
              </w:rPr>
            </w:rPrChange>
          </w:rPr>
          <w:delText xml:space="preserve"> </w:delText>
        </w:r>
      </w:del>
      <w:proofErr w:type="spellStart"/>
      <w:r w:rsidR="00663646" w:rsidRPr="002F7895">
        <w:rPr>
          <w:rFonts w:ascii="Arial" w:hAnsi="Arial" w:cs="Arial"/>
          <w:lang w:val="es-ES"/>
          <w:rPrChange w:id="212" w:author="Peris Yague, Alba" w:date="2021-05-06T11:01:00Z">
            <w:rPr>
              <w:rFonts w:ascii="Arial" w:hAnsi="Arial" w:cs="Arial"/>
              <w:lang w:val="en-US"/>
            </w:rPr>
          </w:rPrChange>
        </w:rPr>
        <w:t>The</w:t>
      </w:r>
      <w:proofErr w:type="spellEnd"/>
      <w:r w:rsidR="00663646" w:rsidRPr="002F7895">
        <w:rPr>
          <w:rFonts w:ascii="Arial" w:hAnsi="Arial" w:cs="Arial"/>
          <w:lang w:val="es-ES"/>
          <w:rPrChange w:id="213" w:author="Peris Yague, Alba" w:date="2021-05-06T11:01:00Z">
            <w:rPr>
              <w:rFonts w:ascii="Arial" w:hAnsi="Arial" w:cs="Arial"/>
              <w:lang w:val="en-US"/>
            </w:rPr>
          </w:rPrChange>
        </w:rPr>
        <w:t xml:space="preserve"> idea of </w:t>
      </w:r>
      <w:proofErr w:type="spellStart"/>
      <w:r w:rsidR="00663646" w:rsidRPr="002F7895">
        <w:rPr>
          <w:rFonts w:ascii="Arial" w:hAnsi="Arial" w:cs="Arial"/>
          <w:lang w:val="es-ES"/>
          <w:rPrChange w:id="214" w:author="Peris Yague, Alba" w:date="2021-05-06T11:01:00Z">
            <w:rPr>
              <w:rFonts w:ascii="Arial" w:hAnsi="Arial" w:cs="Arial"/>
              <w:lang w:val="en-US"/>
            </w:rPr>
          </w:rPrChange>
        </w:rPr>
        <w:t>increased</w:t>
      </w:r>
      <w:proofErr w:type="spellEnd"/>
      <w:r w:rsidR="00663646" w:rsidRPr="002F7895">
        <w:rPr>
          <w:rFonts w:ascii="Arial" w:hAnsi="Arial" w:cs="Arial"/>
          <w:lang w:val="es-ES"/>
          <w:rPrChange w:id="215"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16" w:author="Peris Yague, Alba" w:date="2021-05-06T11:01:00Z">
            <w:rPr>
              <w:rFonts w:ascii="Arial" w:hAnsi="Arial" w:cs="Arial"/>
              <w:lang w:val="en-US"/>
            </w:rPr>
          </w:rPrChange>
        </w:rPr>
        <w:t>attention</w:t>
      </w:r>
      <w:proofErr w:type="spellEnd"/>
      <w:r w:rsidR="00663646" w:rsidRPr="002F7895">
        <w:rPr>
          <w:rFonts w:ascii="Arial" w:hAnsi="Arial" w:cs="Arial"/>
          <w:lang w:val="es-ES"/>
          <w:rPrChange w:id="217" w:author="Peris Yague, Alba" w:date="2021-05-06T11:01:00Z">
            <w:rPr>
              <w:rFonts w:ascii="Arial" w:hAnsi="Arial" w:cs="Arial"/>
              <w:lang w:val="en-US"/>
            </w:rPr>
          </w:rPrChange>
        </w:rPr>
        <w:t xml:space="preserve"> to </w:t>
      </w:r>
      <w:proofErr w:type="spellStart"/>
      <w:r w:rsidR="00663646" w:rsidRPr="002F7895">
        <w:rPr>
          <w:rFonts w:ascii="Arial" w:hAnsi="Arial" w:cs="Arial"/>
          <w:lang w:val="es-ES"/>
          <w:rPrChange w:id="218" w:author="Peris Yague, Alba" w:date="2021-05-06T11:01:00Z">
            <w:rPr>
              <w:rFonts w:ascii="Arial" w:hAnsi="Arial" w:cs="Arial"/>
              <w:lang w:val="en-US"/>
            </w:rPr>
          </w:rPrChange>
        </w:rPr>
        <w:t>the</w:t>
      </w:r>
      <w:proofErr w:type="spellEnd"/>
      <w:r w:rsidR="00663646" w:rsidRPr="002F7895">
        <w:rPr>
          <w:rFonts w:ascii="Arial" w:hAnsi="Arial" w:cs="Arial"/>
          <w:lang w:val="es-ES"/>
          <w:rPrChange w:id="219"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20" w:author="Peris Yague, Alba" w:date="2021-05-06T11:01:00Z">
            <w:rPr>
              <w:rFonts w:ascii="Arial" w:hAnsi="Arial" w:cs="Arial"/>
              <w:lang w:val="en-US"/>
            </w:rPr>
          </w:rPrChange>
        </w:rPr>
        <w:t>oddballs</w:t>
      </w:r>
      <w:proofErr w:type="spellEnd"/>
      <w:r w:rsidR="00663646" w:rsidRPr="002F7895">
        <w:rPr>
          <w:rFonts w:ascii="Arial" w:hAnsi="Arial" w:cs="Arial"/>
          <w:lang w:val="es-ES"/>
          <w:rPrChange w:id="221" w:author="Peris Yague, Alba" w:date="2021-05-06T11:01:00Z">
            <w:rPr>
              <w:rFonts w:ascii="Arial" w:hAnsi="Arial" w:cs="Arial"/>
              <w:lang w:val="en-US"/>
            </w:rPr>
          </w:rPrChange>
        </w:rPr>
        <w:t xml:space="preserve"> has </w:t>
      </w:r>
      <w:proofErr w:type="spellStart"/>
      <w:r w:rsidR="00663646" w:rsidRPr="002F7895">
        <w:rPr>
          <w:rFonts w:ascii="Arial" w:hAnsi="Arial" w:cs="Arial"/>
          <w:lang w:val="es-ES"/>
          <w:rPrChange w:id="222" w:author="Peris Yague, Alba" w:date="2021-05-06T11:01:00Z">
            <w:rPr>
              <w:rFonts w:ascii="Arial" w:hAnsi="Arial" w:cs="Arial"/>
              <w:lang w:val="en-US"/>
            </w:rPr>
          </w:rPrChange>
        </w:rPr>
        <w:t>been</w:t>
      </w:r>
      <w:proofErr w:type="spellEnd"/>
      <w:r w:rsidR="00663646" w:rsidRPr="002F7895">
        <w:rPr>
          <w:rFonts w:ascii="Arial" w:hAnsi="Arial" w:cs="Arial"/>
          <w:lang w:val="es-ES"/>
          <w:rPrChange w:id="223"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24" w:author="Peris Yague, Alba" w:date="2021-05-06T11:01:00Z">
            <w:rPr>
              <w:rFonts w:ascii="Arial" w:hAnsi="Arial" w:cs="Arial"/>
              <w:lang w:val="en-US"/>
            </w:rPr>
          </w:rPrChange>
        </w:rPr>
        <w:t>the</w:t>
      </w:r>
      <w:proofErr w:type="spellEnd"/>
      <w:r w:rsidR="00663646" w:rsidRPr="002F7895">
        <w:rPr>
          <w:rFonts w:ascii="Arial" w:hAnsi="Arial" w:cs="Arial"/>
          <w:lang w:val="es-ES"/>
          <w:rPrChange w:id="225"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26" w:author="Peris Yague, Alba" w:date="2021-05-06T11:01:00Z">
            <w:rPr>
              <w:rFonts w:ascii="Arial" w:hAnsi="Arial" w:cs="Arial"/>
              <w:lang w:val="en-US"/>
            </w:rPr>
          </w:rPrChange>
        </w:rPr>
        <w:t>basis</w:t>
      </w:r>
      <w:proofErr w:type="spellEnd"/>
      <w:r w:rsidR="00663646" w:rsidRPr="002F7895">
        <w:rPr>
          <w:rFonts w:ascii="Arial" w:hAnsi="Arial" w:cs="Arial"/>
          <w:lang w:val="es-ES"/>
          <w:rPrChange w:id="227"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28" w:author="Peris Yague, Alba" w:date="2021-05-06T11:01:00Z">
            <w:rPr>
              <w:rFonts w:ascii="Arial" w:hAnsi="Arial" w:cs="Arial"/>
              <w:lang w:val="en-US"/>
            </w:rPr>
          </w:rPrChange>
        </w:rPr>
        <w:t>for</w:t>
      </w:r>
      <w:proofErr w:type="spellEnd"/>
      <w:r w:rsidR="00663646" w:rsidRPr="002F7895">
        <w:rPr>
          <w:rFonts w:ascii="Arial" w:hAnsi="Arial" w:cs="Arial"/>
          <w:lang w:val="es-ES"/>
          <w:rPrChange w:id="229"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30" w:author="Peris Yague, Alba" w:date="2021-05-06T11:01:00Z">
            <w:rPr>
              <w:rFonts w:ascii="Arial" w:hAnsi="Arial" w:cs="Arial"/>
              <w:lang w:val="en-US"/>
            </w:rPr>
          </w:rPrChange>
        </w:rPr>
        <w:t>the</w:t>
      </w:r>
      <w:proofErr w:type="spellEnd"/>
      <w:r w:rsidR="00663646" w:rsidRPr="002F7895">
        <w:rPr>
          <w:rFonts w:ascii="Arial" w:hAnsi="Arial" w:cs="Arial"/>
          <w:lang w:val="es-ES"/>
          <w:rPrChange w:id="231"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32" w:author="Peris Yague, Alba" w:date="2021-05-06T11:01:00Z">
            <w:rPr>
              <w:rFonts w:ascii="Arial" w:hAnsi="Arial" w:cs="Arial"/>
              <w:lang w:val="en-US"/>
            </w:rPr>
          </w:rPrChange>
        </w:rPr>
        <w:t>development</w:t>
      </w:r>
      <w:proofErr w:type="spellEnd"/>
      <w:r w:rsidR="00663646" w:rsidRPr="002F7895">
        <w:rPr>
          <w:rFonts w:ascii="Arial" w:hAnsi="Arial" w:cs="Arial"/>
          <w:lang w:val="es-ES"/>
          <w:rPrChange w:id="233" w:author="Peris Yague, Alba" w:date="2021-05-06T11:01:00Z">
            <w:rPr>
              <w:rFonts w:ascii="Arial" w:hAnsi="Arial" w:cs="Arial"/>
              <w:lang w:val="en-US"/>
            </w:rPr>
          </w:rPrChange>
        </w:rPr>
        <w:t xml:space="preserve"> </w:t>
      </w:r>
      <w:del w:id="234" w:author="Peris Yague, Alba" w:date="2021-05-05T16:20:00Z">
        <w:r w:rsidR="00663646" w:rsidRPr="002F7895" w:rsidDel="00B337A8">
          <w:rPr>
            <w:rFonts w:ascii="Arial" w:hAnsi="Arial" w:cs="Arial"/>
            <w:lang w:val="es-ES"/>
            <w:rPrChange w:id="235" w:author="Peris Yague, Alba" w:date="2021-05-06T11:01:00Z">
              <w:rPr>
                <w:rFonts w:ascii="Arial" w:hAnsi="Arial" w:cs="Arial"/>
                <w:lang w:val="en-US"/>
              </w:rPr>
            </w:rPrChange>
          </w:rPr>
          <w:delText xml:space="preserve">of a variation of the computational model CMR; </w:delText>
        </w:r>
      </w:del>
      <w:proofErr w:type="spellStart"/>
      <w:r w:rsidR="00663646" w:rsidRPr="002F7895">
        <w:rPr>
          <w:rFonts w:ascii="Arial" w:hAnsi="Arial" w:cs="Arial"/>
          <w:lang w:val="es-ES"/>
          <w:rPrChange w:id="236" w:author="Peris Yague, Alba" w:date="2021-05-06T11:01:00Z">
            <w:rPr>
              <w:rFonts w:ascii="Arial" w:hAnsi="Arial" w:cs="Arial"/>
              <w:lang w:val="en-US"/>
            </w:rPr>
          </w:rPrChange>
        </w:rPr>
        <w:t>the</w:t>
      </w:r>
      <w:proofErr w:type="spellEnd"/>
      <w:r w:rsidR="00663646" w:rsidRPr="002F7895">
        <w:rPr>
          <w:rFonts w:ascii="Arial" w:hAnsi="Arial" w:cs="Arial"/>
          <w:lang w:val="es-ES"/>
          <w:rPrChange w:id="237" w:author="Peris Yague, Alba" w:date="2021-05-06T11:01:00Z">
            <w:rPr>
              <w:rFonts w:ascii="Arial" w:hAnsi="Arial" w:cs="Arial"/>
              <w:lang w:val="en-US"/>
            </w:rPr>
          </w:rPrChange>
        </w:rPr>
        <w:t xml:space="preserve"> </w:t>
      </w:r>
      <w:proofErr w:type="spellStart"/>
      <w:r w:rsidR="00663646" w:rsidRPr="002F7895">
        <w:rPr>
          <w:rFonts w:ascii="Arial" w:hAnsi="Arial" w:cs="Arial"/>
          <w:lang w:val="es-ES"/>
          <w:rPrChange w:id="238" w:author="Peris Yague, Alba" w:date="2021-05-06T11:01:00Z">
            <w:rPr>
              <w:rFonts w:ascii="Arial" w:hAnsi="Arial" w:cs="Arial"/>
              <w:lang w:val="en-US"/>
            </w:rPr>
          </w:rPrChange>
        </w:rPr>
        <w:t>eCMR</w:t>
      </w:r>
      <w:proofErr w:type="spellEnd"/>
      <w:r w:rsidR="00663646" w:rsidRPr="002F7895">
        <w:rPr>
          <w:rFonts w:ascii="Arial" w:hAnsi="Arial" w:cs="Arial"/>
          <w:lang w:val="es-ES"/>
          <w:rPrChange w:id="239" w:author="Peris Yague, Alba" w:date="2021-05-06T11:01:00Z">
            <w:rPr>
              <w:rFonts w:ascii="Arial" w:hAnsi="Arial" w:cs="Arial"/>
              <w:lang w:val="en-US"/>
            </w:rPr>
          </w:rPrChange>
        </w:rPr>
        <w:t xml:space="preserve"> </w:t>
      </w:r>
      <w:r w:rsidR="00663646">
        <w:rPr>
          <w:rFonts w:ascii="Arial" w:hAnsi="Arial" w:cs="Arial"/>
          <w:lang w:val="en-US"/>
        </w:rPr>
        <w:fldChar w:fldCharType="begin" w:fldLock="1"/>
      </w:r>
      <w:r w:rsidR="00536B90" w:rsidRPr="002F7895">
        <w:rPr>
          <w:rFonts w:ascii="Arial" w:hAnsi="Arial" w:cs="Arial"/>
          <w:lang w:val="es-ES"/>
          <w:rPrChange w:id="240" w:author="Peris Yague, Alba" w:date="2021-05-06T11:01:00Z">
            <w:rPr>
              <w:rFonts w:ascii="Arial" w:hAnsi="Arial" w:cs="Arial"/>
              <w:lang w:val="en-US"/>
            </w:rPr>
          </w:rPrChange>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w:instrText>
      </w:r>
      <w:r w:rsidR="00536B90" w:rsidRPr="00AC2BD2">
        <w:rPr>
          <w:rFonts w:ascii="Arial" w:hAnsi="Arial" w:cs="Arial"/>
          <w:lang w:val="en-US"/>
        </w:rPr>
        <w:instrText>ll effect, illumin</w:instrText>
      </w:r>
      <w:r w:rsidR="00536B90">
        <w:rPr>
          <w:rFonts w:ascii="Arial" w:hAnsi="Arial" w:cs="Arial"/>
          <w:lang w:val="en-US"/>
        </w:rPr>
        <w:instrText>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CRP curves, they </w:t>
      </w:r>
      <w:del w:id="241" w:author="Peris Yague, Alba" w:date="2021-05-05T16:29:00Z">
        <w:r w:rsidR="00A118C7" w:rsidDel="00805B3E">
          <w:rPr>
            <w:rFonts w:ascii="Arial" w:hAnsi="Arial" w:cs="Arial"/>
            <w:lang w:val="en-US"/>
          </w:rPr>
          <w:delText xml:space="preserve">showed </w:delText>
        </w:r>
      </w:del>
      <w:ins w:id="242" w:author="Peris Yague, Alba" w:date="2021-05-05T16:29:00Z">
        <w:r w:rsidR="00805B3E">
          <w:rPr>
            <w:rFonts w:ascii="Arial" w:hAnsi="Arial" w:cs="Arial"/>
            <w:lang w:val="en-US"/>
          </w:rPr>
          <w:t xml:space="preserve">simulated </w:t>
        </w:r>
      </w:ins>
      <w:r w:rsidR="00A118C7">
        <w:rPr>
          <w:rFonts w:ascii="Arial" w:hAnsi="Arial" w:cs="Arial"/>
          <w:lang w:val="en-US"/>
        </w:rPr>
        <w:t xml:space="preserve">that increased recall of an emotional oddball hindered recall of its nearby items. </w:t>
      </w:r>
      <w:del w:id="243" w:author="Peris Yague, Alba" w:date="2021-05-05T16:20:00Z">
        <w:r w:rsidR="00676E4E" w:rsidDel="00B337A8">
          <w:rPr>
            <w:rFonts w:ascii="Arial" w:hAnsi="Arial" w:cs="Arial"/>
            <w:lang w:val="en-US"/>
          </w:rPr>
          <w:delText>The</w:delText>
        </w:r>
        <w:r w:rsidR="008B209C" w:rsidDel="00B337A8">
          <w:rPr>
            <w:rFonts w:ascii="Arial" w:hAnsi="Arial" w:cs="Arial"/>
            <w:lang w:val="en-US"/>
          </w:rPr>
          <w:delText xml:space="preserve"> present</w:delText>
        </w:r>
        <w:r w:rsidR="00676E4E" w:rsidDel="00B337A8">
          <w:rPr>
            <w:rFonts w:ascii="Arial" w:hAnsi="Arial" w:cs="Arial"/>
            <w:lang w:val="en-US"/>
          </w:rPr>
          <w:delText xml:space="preserve"> results indicate that</w:delText>
        </w:r>
        <w:r w:rsidR="00C0163B" w:rsidDel="00B337A8">
          <w:rPr>
            <w:rFonts w:ascii="Arial" w:hAnsi="Arial" w:cs="Arial"/>
            <w:lang w:val="en-US"/>
          </w:rPr>
          <w:delText xml:space="preserve"> modeling</w:delText>
        </w:r>
        <w:r w:rsidR="00CC6766" w:rsidDel="00B337A8">
          <w:rPr>
            <w:rFonts w:ascii="Arial" w:hAnsi="Arial" w:cs="Arial"/>
            <w:lang w:val="en-US"/>
          </w:rPr>
          <w:delText xml:space="preserve"> increased attention to oddballs </w:delText>
        </w:r>
        <w:r w:rsidR="00821651" w:rsidDel="00B337A8">
          <w:rPr>
            <w:rFonts w:ascii="Arial" w:hAnsi="Arial" w:cs="Arial"/>
            <w:lang w:val="en-US"/>
          </w:rPr>
          <w:delText xml:space="preserve">alone, does not explain CRP curves in emotional oddball paradigms but it does in perceptual oddball paradigms. </w:delText>
        </w:r>
      </w:del>
    </w:p>
    <w:p w14:paraId="5B2108E6" w14:textId="6868DD49" w:rsidR="00796CED" w:rsidRDefault="00CB3139" w:rsidP="002F19E6">
      <w:pPr>
        <w:spacing w:line="480" w:lineRule="auto"/>
        <w:ind w:firstLine="360"/>
        <w:jc w:val="both"/>
        <w:rPr>
          <w:rFonts w:ascii="Arial" w:hAnsi="Arial" w:cs="Arial"/>
          <w:lang w:val="en-US"/>
        </w:rPr>
      </w:pPr>
      <w:r>
        <w:rPr>
          <w:rFonts w:ascii="Arial" w:hAnsi="Arial" w:cs="Arial"/>
          <w:lang w:val="en-US"/>
        </w:rPr>
        <w:t>Increased attention due to increased arousal produced by item presentation can occur due to a variety of interacting factors.</w:t>
      </w:r>
      <w:del w:id="244" w:author="Peris Yague, Alba" w:date="2021-05-05T16:29:00Z">
        <w:r w:rsidDel="00805B3E">
          <w:rPr>
            <w:rFonts w:ascii="Arial" w:hAnsi="Arial" w:cs="Arial"/>
            <w:lang w:val="en-US"/>
          </w:rPr>
          <w:delText xml:space="preserve"> </w:delText>
        </w:r>
        <w:r w:rsidR="00B45C2E" w:rsidDel="00805B3E">
          <w:rPr>
            <w:rFonts w:ascii="Arial" w:hAnsi="Arial" w:cs="Arial"/>
            <w:lang w:val="en-US"/>
          </w:rPr>
          <w:delText>Perceptual salience</w:delText>
        </w:r>
        <w:r w:rsidDel="00805B3E">
          <w:rPr>
            <w:rFonts w:ascii="Arial" w:hAnsi="Arial" w:cs="Arial"/>
            <w:lang w:val="en-US"/>
          </w:rPr>
          <w:delText xml:space="preserve"> is mainly modulated by bottom-up processes whereby, in the present study, the presentation of an item in a different font evokes perceptual salience for that item. </w:delText>
        </w:r>
        <w:r w:rsidR="00B45C2E" w:rsidDel="00805B3E">
          <w:rPr>
            <w:rFonts w:ascii="Arial" w:hAnsi="Arial" w:cs="Arial"/>
            <w:lang w:val="en-US"/>
          </w:rPr>
          <w:delText xml:space="preserve">On the other hand, emotional salience, is modulated by an interaction of top-down and bottom-up processes </w:delText>
        </w:r>
        <w:r w:rsidR="0090012B" w:rsidDel="00805B3E">
          <w:rPr>
            <w:rFonts w:ascii="Arial" w:hAnsi="Arial" w:cs="Arial"/>
            <w:lang w:val="en-US"/>
          </w:rPr>
          <w:fldChar w:fldCharType="begin" w:fldLock="1"/>
        </w:r>
        <w:r w:rsidR="005C3D3F" w:rsidDel="00805B3E">
          <w:rPr>
            <w:rFonts w:ascii="Arial" w:hAnsi="Arial" w:cs="Arial"/>
            <w:lang w:val="en-US"/>
          </w:rPr>
          <w:del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delInstrText>
        </w:r>
        <w:r w:rsidR="0090012B" w:rsidDel="00805B3E">
          <w:rPr>
            <w:rFonts w:ascii="Arial" w:hAnsi="Arial" w:cs="Arial"/>
            <w:lang w:val="en-US"/>
          </w:rPr>
          <w:fldChar w:fldCharType="separate"/>
        </w:r>
        <w:r w:rsidR="0090012B" w:rsidRPr="0090012B" w:rsidDel="00805B3E">
          <w:rPr>
            <w:rFonts w:ascii="Arial" w:hAnsi="Arial" w:cs="Arial"/>
            <w:noProof/>
            <w:lang w:val="en-US"/>
          </w:rPr>
          <w:delText>(Mather and Sutherland, 2011)</w:delText>
        </w:r>
        <w:r w:rsidR="0090012B" w:rsidDel="00805B3E">
          <w:rPr>
            <w:rFonts w:ascii="Arial" w:hAnsi="Arial" w:cs="Arial"/>
            <w:lang w:val="en-US"/>
          </w:rPr>
          <w:fldChar w:fldCharType="end"/>
        </w:r>
        <w:r w:rsidR="0090012B" w:rsidDel="00805B3E">
          <w:rPr>
            <w:rFonts w:ascii="Arial" w:hAnsi="Arial" w:cs="Arial"/>
            <w:lang w:val="en-US"/>
          </w:rPr>
          <w:delText xml:space="preserve">. </w:delText>
        </w:r>
        <w:r w:rsidR="00F43234" w:rsidDel="00805B3E">
          <w:rPr>
            <w:rFonts w:ascii="Arial" w:hAnsi="Arial" w:cs="Arial"/>
            <w:lang w:val="en-US"/>
          </w:rPr>
          <w:delText>Furthermore,</w:delText>
        </w:r>
      </w:del>
      <w:r w:rsidR="00F43234">
        <w:rPr>
          <w:rFonts w:ascii="Arial" w:hAnsi="Arial" w:cs="Arial"/>
          <w:lang w:val="en-US"/>
        </w:rPr>
        <w:t xml:space="preserve"> </w:t>
      </w:r>
      <w:ins w:id="245" w:author="Peris Yague, Alba" w:date="2021-05-05T16:29:00Z">
        <w:r w:rsidR="00805B3E">
          <w:rPr>
            <w:rFonts w:ascii="Arial" w:hAnsi="Arial" w:cs="Arial"/>
            <w:lang w:val="en-US"/>
          </w:rPr>
          <w:t>B</w:t>
        </w:r>
      </w:ins>
      <w:del w:id="246" w:author="Peris Yague, Alba" w:date="2021-05-05T16:29:00Z">
        <w:r w:rsidR="00F43234" w:rsidDel="00805B3E">
          <w:rPr>
            <w:rFonts w:ascii="Arial" w:hAnsi="Arial" w:cs="Arial"/>
            <w:lang w:val="en-US"/>
          </w:rPr>
          <w:delText>b</w:delText>
        </w:r>
      </w:del>
      <w:r w:rsidR="00F43234">
        <w:rPr>
          <w:rFonts w:ascii="Arial" w:hAnsi="Arial" w:cs="Arial"/>
          <w:lang w:val="en-US"/>
        </w:rPr>
        <w:t xml:space="preserve">ehavioral studies investigated the influence of emotional modulations on attention and perception </w:t>
      </w:r>
      <w:del w:id="247" w:author="Peris Yague, Alba" w:date="2021-05-06T11:33:00Z">
        <w:r w:rsidR="00F43234" w:rsidDel="006A510F">
          <w:rPr>
            <w:rFonts w:ascii="Arial" w:hAnsi="Arial" w:cs="Arial"/>
            <w:lang w:val="en-US"/>
          </w:rPr>
          <w:delText xml:space="preserve">via the presentation </w:delText>
        </w:r>
      </w:del>
      <w:ins w:id="248" w:author="Peris Yague, Alba" w:date="2021-05-06T11:33:00Z">
        <w:r w:rsidR="006A510F">
          <w:rPr>
            <w:rFonts w:ascii="Arial" w:hAnsi="Arial" w:cs="Arial"/>
            <w:lang w:val="en-US"/>
          </w:rPr>
          <w:t>by presenting</w:t>
        </w:r>
      </w:ins>
      <w:del w:id="249" w:author="Peris Yague, Alba" w:date="2021-05-06T11:33:00Z">
        <w:r w:rsidR="00F43234" w:rsidDel="006A510F">
          <w:rPr>
            <w:rFonts w:ascii="Arial" w:hAnsi="Arial" w:cs="Arial"/>
            <w:lang w:val="en-US"/>
          </w:rPr>
          <w:delText>of</w:delText>
        </w:r>
      </w:del>
      <w:r w:rsidR="00F43234">
        <w:rPr>
          <w:rFonts w:ascii="Arial" w:hAnsi="Arial" w:cs="Arial"/>
          <w:lang w:val="en-US"/>
        </w:rPr>
        <w:t xml:space="preserve"> fearful faces followed by an orientation-decision task on Gabor stimuli. </w:t>
      </w:r>
      <w:r w:rsidR="00A35288">
        <w:rPr>
          <w:rFonts w:ascii="Arial" w:hAnsi="Arial" w:cs="Arial"/>
          <w:lang w:val="en-US"/>
        </w:rPr>
        <w:fldChar w:fldCharType="begin" w:fldLock="1"/>
      </w:r>
      <w:r w:rsidR="00987583">
        <w:rPr>
          <w:rFonts w:ascii="Arial" w:hAnsi="Arial" w:cs="Arial"/>
          <w:lang w:val="en-US"/>
        </w:rPr>
        <w:instrText>ADDIN CSL_CITATION {"citationItems":[{"id":"ITEM-1","itemData":{"DOI":"10.1111/j.1467-9280.2006.01701.x.Emotion","abstract":"Does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et al., 2006)","manualFormatting":"Phelps et al. (2006)","plainTextFormattedCitation":"(Phelps et al., 2006)","previouslyFormattedCitation":"(Phelps et al.,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w:t>
      </w:r>
      <w:proofErr w:type="spellStart"/>
      <w:r w:rsidR="00182720">
        <w:rPr>
          <w:rFonts w:ascii="Arial" w:hAnsi="Arial" w:cs="Arial"/>
          <w:lang w:val="en-US"/>
        </w:rPr>
        <w:t>i.e</w:t>
      </w:r>
      <w:proofErr w:type="spellEnd"/>
      <w:r w:rsidR="00182720">
        <w:rPr>
          <w:rFonts w:ascii="Arial" w:hAnsi="Arial" w:cs="Arial"/>
          <w:lang w:val="en-US"/>
        </w:rPr>
        <w:t xml:space="preserve"> how we ‘‘see’’ upcoming stimuli as well as it enhanced perceptual processing.</w:t>
      </w:r>
      <w:del w:id="250" w:author="Peris Yague, Alba" w:date="2021-05-05T16:21:00Z">
        <w:r w:rsidR="00182720" w:rsidDel="00B337A8">
          <w:rPr>
            <w:rFonts w:ascii="Arial" w:hAnsi="Arial" w:cs="Arial"/>
            <w:lang w:val="en-US"/>
          </w:rPr>
          <w:delText xml:space="preserve"> </w:delText>
        </w:r>
        <w:r w:rsidR="00E278E3" w:rsidDel="00B337A8">
          <w:rPr>
            <w:rFonts w:ascii="Arial" w:hAnsi="Arial" w:cs="Arial"/>
            <w:lang w:val="en-US"/>
          </w:rPr>
          <w:delText>Considering that emotion and attention interact to modulate perception, we propose that</w:delText>
        </w:r>
        <w:r w:rsidR="00825FD7" w:rsidDel="00B337A8">
          <w:rPr>
            <w:rFonts w:ascii="Arial" w:hAnsi="Arial" w:cs="Arial"/>
            <w:lang w:val="en-US"/>
          </w:rPr>
          <w:delText xml:space="preserve">, in the context </w:delText>
        </w:r>
        <w:r w:rsidR="00472FF7" w:rsidDel="00B337A8">
          <w:rPr>
            <w:rFonts w:ascii="Arial" w:hAnsi="Arial" w:cs="Arial"/>
            <w:lang w:val="en-US"/>
          </w:rPr>
          <w:delText xml:space="preserve">of </w:delText>
        </w:r>
        <w:r w:rsidR="00825FD7" w:rsidDel="00B337A8">
          <w:rPr>
            <w:rFonts w:ascii="Arial" w:hAnsi="Arial" w:cs="Arial"/>
            <w:lang w:val="en-US"/>
          </w:rPr>
          <w:delText>CRP curves from free-recall oddball paradigms,</w:delText>
        </w:r>
        <w:r w:rsidR="00E278E3" w:rsidDel="00B337A8">
          <w:rPr>
            <w:rFonts w:ascii="Arial" w:hAnsi="Arial" w:cs="Arial"/>
            <w:lang w:val="en-US"/>
          </w:rPr>
          <w:delText xml:space="preserve"> the </w:delText>
        </w:r>
        <w:commentRangeStart w:id="251"/>
        <w:commentRangeStart w:id="252"/>
        <w:commentRangeStart w:id="253"/>
        <w:r w:rsidR="00E278E3" w:rsidDel="00B337A8">
          <w:rPr>
            <w:rFonts w:ascii="Arial" w:hAnsi="Arial" w:cs="Arial"/>
            <w:lang w:val="en-US"/>
          </w:rPr>
          <w:delText>eCMR model</w:delText>
        </w:r>
        <w:r w:rsidR="00545080" w:rsidDel="00B337A8">
          <w:rPr>
            <w:rFonts w:ascii="Arial" w:hAnsi="Arial" w:cs="Arial"/>
            <w:lang w:val="en-US"/>
          </w:rPr>
          <w:delText xml:space="preserve"> </w:delText>
        </w:r>
        <w:r w:rsidR="00A42789" w:rsidDel="00B337A8">
          <w:rPr>
            <w:rFonts w:ascii="Arial" w:hAnsi="Arial" w:cs="Arial"/>
            <w:lang w:val="en-US"/>
          </w:rPr>
          <w:delText>could potentially explain</w:delText>
        </w:r>
        <w:r w:rsidR="00545080" w:rsidDel="00B337A8">
          <w:rPr>
            <w:rFonts w:ascii="Arial" w:hAnsi="Arial" w:cs="Arial"/>
            <w:lang w:val="en-US"/>
          </w:rPr>
          <w:delText xml:space="preserve"> perceptual oddball salience</w:delText>
        </w:r>
        <w:commentRangeEnd w:id="251"/>
        <w:r w:rsidR="00472FF7" w:rsidDel="00B337A8">
          <w:rPr>
            <w:rStyle w:val="CommentReference"/>
          </w:rPr>
          <w:commentReference w:id="251"/>
        </w:r>
        <w:commentRangeEnd w:id="252"/>
        <w:r w:rsidR="00B46DA6" w:rsidDel="00B337A8">
          <w:rPr>
            <w:rStyle w:val="CommentReference"/>
          </w:rPr>
          <w:commentReference w:id="252"/>
        </w:r>
        <w:commentRangeEnd w:id="253"/>
        <w:r w:rsidR="00B46DA6" w:rsidDel="00B337A8">
          <w:rPr>
            <w:rStyle w:val="CommentReference"/>
          </w:rPr>
          <w:commentReference w:id="253"/>
        </w:r>
        <w:r w:rsidR="00DF274E" w:rsidDel="00B337A8">
          <w:rPr>
            <w:rFonts w:ascii="Arial" w:hAnsi="Arial" w:cs="Arial"/>
            <w:lang w:val="en-US"/>
          </w:rPr>
          <w:delText>.</w:delText>
        </w:r>
        <w:r w:rsidR="00545080" w:rsidDel="00B337A8">
          <w:rPr>
            <w:rFonts w:ascii="Arial" w:hAnsi="Arial" w:cs="Arial"/>
            <w:lang w:val="en-US"/>
          </w:rPr>
          <w:delText xml:space="preserve"> </w:delText>
        </w:r>
        <w:r w:rsidR="00A42789" w:rsidDel="00B337A8">
          <w:rPr>
            <w:rFonts w:ascii="Arial" w:hAnsi="Arial" w:cs="Arial"/>
            <w:lang w:val="en-US"/>
          </w:rPr>
          <w:delText>Alternatively</w:delText>
        </w:r>
        <w:r w:rsidR="00545080" w:rsidDel="00B337A8">
          <w:rPr>
            <w:rFonts w:ascii="Arial" w:hAnsi="Arial" w:cs="Arial"/>
            <w:lang w:val="en-US"/>
          </w:rPr>
          <w:delText>,</w:delText>
        </w:r>
      </w:del>
      <w:r w:rsidR="00545080">
        <w:rPr>
          <w:rFonts w:ascii="Arial" w:hAnsi="Arial" w:cs="Arial"/>
          <w:lang w:val="en-US"/>
        </w:rPr>
        <w:t xml:space="preserve"> </w:t>
      </w:r>
      <w:del w:id="254" w:author="Peris Yague, Alba" w:date="2021-05-05T16:21:00Z">
        <w:r w:rsidR="00545080" w:rsidDel="00B337A8">
          <w:rPr>
            <w:rFonts w:ascii="Arial" w:hAnsi="Arial" w:cs="Arial"/>
            <w:lang w:val="en-US"/>
          </w:rPr>
          <w:delText xml:space="preserve">it </w:delText>
        </w:r>
      </w:del>
      <w:del w:id="255" w:author="Peris Yague, Alba" w:date="2021-05-06T11:34:00Z">
        <w:r w:rsidR="00197D89" w:rsidDel="005C57C0">
          <w:rPr>
            <w:rFonts w:ascii="Arial" w:hAnsi="Arial" w:cs="Arial"/>
            <w:lang w:val="en-US"/>
          </w:rPr>
          <w:delText xml:space="preserve">still requires fine-tunning to </w:delText>
        </w:r>
        <w:r w:rsidR="002567BE" w:rsidDel="005C57C0">
          <w:rPr>
            <w:rFonts w:ascii="Arial" w:hAnsi="Arial" w:cs="Arial"/>
            <w:lang w:val="en-US"/>
          </w:rPr>
          <w:delText xml:space="preserve">model an </w:delText>
        </w:r>
        <w:r w:rsidR="002567BE" w:rsidDel="005C57C0">
          <w:rPr>
            <w:rFonts w:ascii="Arial" w:hAnsi="Arial" w:cs="Arial"/>
            <w:i/>
            <w:iCs/>
            <w:lang w:val="en-US"/>
          </w:rPr>
          <w:delText>emotional factor</w:delText>
        </w:r>
        <w:r w:rsidR="002567BE" w:rsidDel="005C57C0">
          <w:rPr>
            <w:rFonts w:ascii="Arial" w:hAnsi="Arial" w:cs="Arial"/>
            <w:lang w:val="en-US"/>
          </w:rPr>
          <w:delText xml:space="preserve"> </w:delText>
        </w:r>
      </w:del>
      <w:del w:id="256" w:author="Peris Yague, Alba" w:date="2021-05-05T16:30:00Z">
        <w:r w:rsidR="002567BE" w:rsidDel="00805B3E">
          <w:rPr>
            <w:rFonts w:ascii="Arial" w:hAnsi="Arial" w:cs="Arial"/>
            <w:lang w:val="en-US"/>
          </w:rPr>
          <w:delText>to interact with the increased attention to the oddball</w:delText>
        </w:r>
        <w:r w:rsidR="007B557B" w:rsidDel="00805B3E">
          <w:rPr>
            <w:rFonts w:ascii="Arial" w:hAnsi="Arial" w:cs="Arial"/>
            <w:lang w:val="en-US"/>
          </w:rPr>
          <w:delText xml:space="preserve"> </w:delText>
        </w:r>
        <w:r w:rsidR="0038320D" w:rsidDel="00805B3E">
          <w:rPr>
            <w:rFonts w:ascii="Arial" w:hAnsi="Arial" w:cs="Arial"/>
            <w:lang w:val="en-US"/>
          </w:rPr>
          <w:delText xml:space="preserve">in order </w:delText>
        </w:r>
      </w:del>
      <w:del w:id="257" w:author="Peris Yague, Alba" w:date="2021-05-06T11:34:00Z">
        <w:r w:rsidR="0038320D" w:rsidDel="005C57C0">
          <w:rPr>
            <w:rFonts w:ascii="Arial" w:hAnsi="Arial" w:cs="Arial"/>
            <w:lang w:val="en-US"/>
          </w:rPr>
          <w:delText>to</w:delText>
        </w:r>
        <w:r w:rsidR="007B557B" w:rsidDel="005C57C0">
          <w:rPr>
            <w:rFonts w:ascii="Arial" w:hAnsi="Arial" w:cs="Arial"/>
            <w:lang w:val="en-US"/>
          </w:rPr>
          <w:delText xml:space="preserve"> </w:delText>
        </w:r>
      </w:del>
      <w:del w:id="258" w:author="Peris Yague, Alba" w:date="2021-05-05T16:30:00Z">
        <w:r w:rsidR="007B557B" w:rsidDel="00805B3E">
          <w:rPr>
            <w:rFonts w:ascii="Arial" w:hAnsi="Arial" w:cs="Arial"/>
            <w:lang w:val="en-US"/>
          </w:rPr>
          <w:delText>account for the present empirical results of emotional oddball modulations of CRP curves</w:delText>
        </w:r>
      </w:del>
      <w:del w:id="259" w:author="Peris Yague, Alba" w:date="2021-05-06T11:34:00Z">
        <w:r w:rsidR="007B557B" w:rsidDel="005C57C0">
          <w:rPr>
            <w:rFonts w:ascii="Arial" w:hAnsi="Arial" w:cs="Arial"/>
            <w:lang w:val="en-US"/>
          </w:rPr>
          <w:delText xml:space="preserve">. </w:delText>
        </w:r>
        <w:r w:rsidR="002567BE" w:rsidDel="005C57C0">
          <w:rPr>
            <w:rFonts w:ascii="Arial" w:hAnsi="Arial" w:cs="Arial"/>
            <w:lang w:val="en-US"/>
          </w:rPr>
          <w:delText xml:space="preserve"> </w:delText>
        </w:r>
      </w:del>
      <w:ins w:id="260" w:author="Peris Yague, Alba" w:date="2021-05-05T17:20:00Z">
        <w:r w:rsidR="002F19E6">
          <w:rPr>
            <w:rFonts w:ascii="Arial" w:hAnsi="Arial" w:cs="Arial"/>
            <w:lang w:val="en-US"/>
          </w:rPr>
          <w:t>E</w:t>
        </w:r>
      </w:ins>
      <w:moveToRangeStart w:id="261" w:author="Peris Yague, Alba" w:date="2021-05-05T17:20:00Z" w:name="move71127620"/>
      <w:moveTo w:id="262" w:author="Peris Yague, Alba" w:date="2021-05-05T17:20:00Z">
        <w:del w:id="263" w:author="Peris Yague, Alba" w:date="2021-05-05T17:20:00Z">
          <w:r w:rsidR="002F19E6" w:rsidDel="002F19E6">
            <w:rPr>
              <w:rFonts w:ascii="Arial" w:hAnsi="Arial" w:cs="Arial"/>
              <w:lang w:val="en-US"/>
            </w:rPr>
            <w:delText>that e</w:delText>
          </w:r>
        </w:del>
        <w:r w:rsidR="002F19E6">
          <w:rPr>
            <w:rFonts w:ascii="Arial" w:hAnsi="Arial" w:cs="Arial"/>
            <w:lang w:val="en-US"/>
          </w:rPr>
          <w:t xml:space="preserve">motionality is gradually incorporated into item context at encoding; whereby attention could be interacting with context setting, and is used during retrieval for item recollection </w:t>
        </w:r>
        <w:r w:rsidR="002F19E6">
          <w:rPr>
            <w:rFonts w:ascii="Arial" w:hAnsi="Arial" w:cs="Arial"/>
            <w:lang w:val="en-US"/>
          </w:rPr>
          <w:fldChar w:fldCharType="begin" w:fldLock="1"/>
        </w:r>
        <w:r w:rsidR="002F19E6">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2F19E6">
          <w:rPr>
            <w:rFonts w:ascii="Arial" w:hAnsi="Arial" w:cs="Arial"/>
            <w:lang w:val="en-US"/>
          </w:rPr>
          <w:fldChar w:fldCharType="separate"/>
        </w:r>
        <w:r w:rsidR="002F19E6" w:rsidRPr="008F3F58">
          <w:rPr>
            <w:rFonts w:ascii="Arial" w:hAnsi="Arial" w:cs="Arial"/>
            <w:noProof/>
            <w:lang w:val="en-US"/>
          </w:rPr>
          <w:t>(Long et al., 2015)</w:t>
        </w:r>
        <w:r w:rsidR="002F19E6">
          <w:rPr>
            <w:rFonts w:ascii="Arial" w:hAnsi="Arial" w:cs="Arial"/>
            <w:lang w:val="en-US"/>
          </w:rPr>
          <w:fldChar w:fldCharType="end"/>
        </w:r>
        <w:r w:rsidR="002F19E6">
          <w:rPr>
            <w:rFonts w:ascii="Arial" w:hAnsi="Arial" w:cs="Arial"/>
            <w:lang w:val="en-US"/>
          </w:rPr>
          <w:t xml:space="preserve">. Thereby, we propose that while the presentation of emotional oddballs induces an interaction between emotional and attentional processes to gradually change context </w:t>
        </w:r>
        <w:r w:rsidR="002F19E6">
          <w:rPr>
            <w:rFonts w:ascii="Arial" w:hAnsi="Arial" w:cs="Arial"/>
            <w:lang w:val="en-US"/>
          </w:rPr>
          <w:fldChar w:fldCharType="begin" w:fldLock="1"/>
        </w:r>
        <w:r w:rsidR="002F19E6">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2F19E6">
          <w:rPr>
            <w:rFonts w:ascii="Arial" w:hAnsi="Arial" w:cs="Arial"/>
            <w:lang w:val="en-US"/>
          </w:rPr>
          <w:fldChar w:fldCharType="separate"/>
        </w:r>
        <w:r w:rsidR="002F19E6" w:rsidRPr="007E230B">
          <w:rPr>
            <w:rFonts w:ascii="Arial" w:hAnsi="Arial" w:cs="Arial"/>
            <w:noProof/>
            <w:lang w:val="en-US"/>
          </w:rPr>
          <w:t>(Long et al., 2015)</w:t>
        </w:r>
        <w:r w:rsidR="002F19E6">
          <w:rPr>
            <w:rFonts w:ascii="Arial" w:hAnsi="Arial" w:cs="Arial"/>
            <w:lang w:val="en-US"/>
          </w:rPr>
          <w:fldChar w:fldCharType="end"/>
        </w:r>
      </w:moveTo>
      <w:ins w:id="264" w:author="Peris Yague, Alba" w:date="2021-05-06T11:34:00Z">
        <w:r w:rsidR="005C57C0">
          <w:rPr>
            <w:rFonts w:ascii="Arial" w:hAnsi="Arial" w:cs="Arial"/>
            <w:lang w:val="en-US"/>
          </w:rPr>
          <w:t>,</w:t>
        </w:r>
      </w:ins>
      <w:moveTo w:id="265" w:author="Peris Yague, Alba" w:date="2021-05-05T17:20:00Z">
        <w:del w:id="266" w:author="Peris Yague, Alba" w:date="2021-05-06T11:34:00Z">
          <w:r w:rsidR="002F19E6" w:rsidDel="005C57C0">
            <w:rPr>
              <w:rFonts w:ascii="Arial" w:hAnsi="Arial" w:cs="Arial"/>
              <w:lang w:val="en-US"/>
            </w:rPr>
            <w:delText>.</w:delText>
          </w:r>
        </w:del>
        <w:r w:rsidR="002F19E6">
          <w:rPr>
            <w:rFonts w:ascii="Arial" w:hAnsi="Arial" w:cs="Arial"/>
            <w:lang w:val="en-US"/>
          </w:rPr>
          <w:t xml:space="preserve"> </w:t>
        </w:r>
      </w:moveTo>
      <w:ins w:id="267" w:author="Peris Yague, Alba" w:date="2021-05-06T11:34:00Z">
        <w:r w:rsidR="005C57C0">
          <w:rPr>
            <w:rFonts w:ascii="Arial" w:hAnsi="Arial" w:cs="Arial"/>
            <w:lang w:val="en-US"/>
          </w:rPr>
          <w:t>p</w:t>
        </w:r>
      </w:ins>
      <w:moveTo w:id="268" w:author="Peris Yague, Alba" w:date="2021-05-05T17:20:00Z">
        <w:del w:id="269" w:author="Peris Yague, Alba" w:date="2021-05-06T11:34:00Z">
          <w:r w:rsidR="002F19E6" w:rsidDel="005C57C0">
            <w:rPr>
              <w:rFonts w:ascii="Arial" w:hAnsi="Arial" w:cs="Arial"/>
              <w:lang w:val="en-US"/>
            </w:rPr>
            <w:delText>P</w:delText>
          </w:r>
        </w:del>
        <w:r w:rsidR="002F19E6">
          <w:rPr>
            <w:rFonts w:ascii="Arial" w:hAnsi="Arial" w:cs="Arial"/>
            <w:lang w:val="en-US"/>
          </w:rPr>
          <w:t xml:space="preserve">erceptual oddballs (and possibly, mainly increased attention) disrupt source contexts which in turn, disturb temporal context </w:t>
        </w:r>
        <w:r w:rsidR="002F19E6">
          <w:rPr>
            <w:rFonts w:ascii="Arial" w:hAnsi="Arial" w:cs="Arial"/>
            <w:lang w:val="en-US"/>
          </w:rPr>
          <w:lastRenderedPageBreak/>
          <w:fldChar w:fldCharType="begin" w:fldLock="1"/>
        </w:r>
        <w:r w:rsidR="002F19E6">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2F19E6">
          <w:rPr>
            <w:rFonts w:ascii="Arial" w:hAnsi="Arial" w:cs="Arial"/>
            <w:lang w:val="en-US"/>
          </w:rPr>
          <w:fldChar w:fldCharType="separate"/>
        </w:r>
        <w:r w:rsidR="002F19E6" w:rsidRPr="003278D4">
          <w:rPr>
            <w:rFonts w:ascii="Arial" w:hAnsi="Arial" w:cs="Arial"/>
            <w:noProof/>
            <w:lang w:val="en-US"/>
          </w:rPr>
          <w:t>(Talmi et al., 2019)</w:t>
        </w:r>
        <w:r w:rsidR="002F19E6">
          <w:rPr>
            <w:rFonts w:ascii="Arial" w:hAnsi="Arial" w:cs="Arial"/>
            <w:lang w:val="en-US"/>
          </w:rPr>
          <w:fldChar w:fldCharType="end"/>
        </w:r>
        <w:r w:rsidR="002F19E6">
          <w:rPr>
            <w:rFonts w:ascii="Arial" w:hAnsi="Arial" w:cs="Arial"/>
            <w:lang w:val="en-US"/>
          </w:rPr>
          <w:t xml:space="preserve"> thus, decreasing CRP from perceptual oddballs in the forward direction. </w:t>
        </w:r>
      </w:moveTo>
      <w:moveToRangeEnd w:id="261"/>
      <w:del w:id="270" w:author="Peris Yague, Alba" w:date="2021-05-05T16:36:00Z">
        <w:r w:rsidR="00F21F31" w:rsidDel="00805B3E">
          <w:rPr>
            <w:rFonts w:ascii="Arial" w:hAnsi="Arial" w:cs="Arial"/>
            <w:lang w:val="en-US"/>
          </w:rPr>
          <w:delText>Instead</w:delText>
        </w:r>
        <w:r w:rsidR="00ED2BEA" w:rsidDel="00805B3E">
          <w:rPr>
            <w:rFonts w:ascii="Arial" w:hAnsi="Arial" w:cs="Arial"/>
            <w:lang w:val="en-US"/>
          </w:rPr>
          <w:delText>, this could also be explained by the fact that emotionality in the current version of the eCMR model is an all-or-none phenomenon</w:delText>
        </w:r>
        <w:r w:rsidR="00987583" w:rsidDel="00805B3E">
          <w:rPr>
            <w:rFonts w:ascii="Arial" w:hAnsi="Arial" w:cs="Arial"/>
            <w:lang w:val="en-US"/>
          </w:rPr>
          <w:delText xml:space="preserve"> </w:delText>
        </w:r>
        <w:r w:rsidR="00987583" w:rsidDel="00805B3E">
          <w:rPr>
            <w:rFonts w:ascii="Arial" w:hAnsi="Arial" w:cs="Arial"/>
            <w:lang w:val="en-US"/>
          </w:rPr>
          <w:fldChar w:fldCharType="begin" w:fldLock="1"/>
        </w:r>
        <w:r w:rsidR="0020413C" w:rsidDel="00805B3E">
          <w:rPr>
            <w:rFonts w:ascii="Arial" w:hAnsi="Arial" w:cs="Arial"/>
            <w:lang w:val="en-US"/>
          </w:rPr>
          <w:delInstrText>ADDIN CSL_CITATION {"citationItems":[{"id":"ITEM-1","itemData":{"author":[{"dropping-particle":"","family":"Talmi","given":"Deborah","non-dropping-particle":"","parse-names":false,"suffix":""}],"container-title":"BPS Cognitive Psychology Bulletin","id":"ITEM-1","issued":{"date-parts":[["2020"]]},"title":"What makes emotional experiences come to mind ?","type":"article-journal"},"uris":["http://www.mendeley.com/documents/?uuid=04b732bf-277c-4def-862b-174cbb8b8eeb"]}],"mendeley":{"formattedCitation":"(Talmi, 2020)","plainTextFormattedCitation":"(Talmi, 2020)","previouslyFormattedCitation":"(Talmi, 2020)"},"properties":{"noteIndex":0},"schema":"https://github.com/citation-style-language/schema/raw/master/csl-citation.json"}</w:delInstrText>
        </w:r>
        <w:r w:rsidR="00987583" w:rsidDel="00805B3E">
          <w:rPr>
            <w:rFonts w:ascii="Arial" w:hAnsi="Arial" w:cs="Arial"/>
            <w:lang w:val="en-US"/>
          </w:rPr>
          <w:fldChar w:fldCharType="separate"/>
        </w:r>
        <w:r w:rsidR="00987583" w:rsidRPr="00987583" w:rsidDel="00805B3E">
          <w:rPr>
            <w:rFonts w:ascii="Arial" w:hAnsi="Arial" w:cs="Arial"/>
            <w:noProof/>
            <w:lang w:val="en-US"/>
          </w:rPr>
          <w:delText>(Talmi, 2020)</w:delText>
        </w:r>
        <w:r w:rsidR="00987583" w:rsidDel="00805B3E">
          <w:rPr>
            <w:rFonts w:ascii="Arial" w:hAnsi="Arial" w:cs="Arial"/>
            <w:lang w:val="en-US"/>
          </w:rPr>
          <w:fldChar w:fldCharType="end"/>
        </w:r>
        <w:r w:rsidR="00ED2BEA" w:rsidDel="00805B3E">
          <w:rPr>
            <w:rFonts w:ascii="Arial" w:hAnsi="Arial" w:cs="Arial"/>
            <w:lang w:val="en-US"/>
          </w:rPr>
          <w:delText xml:space="preserve">, which could account for perceptual salience (as in the present results) but may not </w:delText>
        </w:r>
        <w:r w:rsidR="00440483" w:rsidDel="00805B3E">
          <w:rPr>
            <w:rFonts w:ascii="Arial" w:hAnsi="Arial" w:cs="Arial"/>
            <w:lang w:val="en-US"/>
          </w:rPr>
          <w:delText>fully capture</w:delText>
        </w:r>
        <w:r w:rsidR="00ED2BEA" w:rsidDel="00805B3E">
          <w:rPr>
            <w:rFonts w:ascii="Arial" w:hAnsi="Arial" w:cs="Arial"/>
            <w:lang w:val="en-US"/>
          </w:rPr>
          <w:delText xml:space="preserve"> emotional salience. </w:delText>
        </w:r>
      </w:del>
    </w:p>
    <w:p w14:paraId="61EBB05A" w14:textId="15C8A293" w:rsidR="00081C79" w:rsidRPr="00E433B6" w:rsidRDefault="00081C79" w:rsidP="00432609">
      <w:pPr>
        <w:spacing w:line="480" w:lineRule="auto"/>
        <w:ind w:firstLine="360"/>
        <w:jc w:val="both"/>
        <w:rPr>
          <w:rFonts w:ascii="Arial" w:hAnsi="Arial" w:cs="Arial"/>
          <w:lang w:val="en-US"/>
        </w:rPr>
      </w:pPr>
      <w:del w:id="271" w:author="Peris Yague, Alba" w:date="2021-05-05T16:36:00Z">
        <w:r w:rsidRPr="00E433B6" w:rsidDel="00805B3E">
          <w:rPr>
            <w:rFonts w:ascii="Arial" w:hAnsi="Arial" w:cs="Arial"/>
            <w:lang w:val="en-US"/>
          </w:rPr>
          <w:delText xml:space="preserve">This is analogous to the role of the </w:delText>
        </w:r>
      </w:del>
      <m:oMath>
        <m:r>
          <w:del w:id="272" w:author="Peris Yague, Alba" w:date="2021-05-05T16:36:00Z">
            <w:rPr>
              <w:rFonts w:ascii="Cambria Math" w:hAnsi="Cambria Math" w:cs="Arial"/>
              <w:color w:val="000000" w:themeColor="text1"/>
              <w:lang w:val="en-US"/>
            </w:rPr>
            <m:t>β</m:t>
          </w:del>
        </m:r>
      </m:oMath>
      <w:del w:id="273" w:author="Peris Yague, Alba" w:date="2021-05-05T16:36:00Z">
        <w:r w:rsidRPr="00E433B6" w:rsidDel="00805B3E">
          <w:rPr>
            <w:rFonts w:ascii="Arial" w:eastAsiaTheme="minorEastAsia" w:hAnsi="Arial" w:cs="Arial"/>
            <w:color w:val="000000" w:themeColor="text1"/>
            <w:lang w:val="en-US"/>
          </w:rPr>
          <w:delText xml:space="preserve">-adrenergic system, which plays a key part in emotional </w:delText>
        </w:r>
        <w:r w:rsidR="007252EF" w:rsidRPr="00E433B6" w:rsidDel="00805B3E">
          <w:rPr>
            <w:rFonts w:ascii="Arial" w:eastAsiaTheme="minorEastAsia" w:hAnsi="Arial" w:cs="Arial"/>
            <w:color w:val="000000" w:themeColor="text1"/>
            <w:lang w:val="en-US"/>
          </w:rPr>
          <w:delText xml:space="preserve">processing. </w:delText>
        </w:r>
        <w:r w:rsidR="007976C6" w:rsidRPr="00E433B6" w:rsidDel="00805B3E">
          <w:rPr>
            <w:rFonts w:ascii="Arial" w:eastAsiaTheme="minorEastAsia" w:hAnsi="Arial" w:cs="Arial"/>
            <w:color w:val="000000" w:themeColor="text1"/>
            <w:lang w:val="en-US"/>
          </w:rPr>
          <w:delText xml:space="preserve">In this line, previous work showed that propranolol, a </w:delText>
        </w:r>
      </w:del>
      <m:oMath>
        <m:r>
          <w:del w:id="274" w:author="Peris Yague, Alba" w:date="2021-05-05T16:36:00Z">
            <w:rPr>
              <w:rFonts w:ascii="Cambria Math" w:hAnsi="Cambria Math" w:cs="Arial"/>
              <w:color w:val="000000" w:themeColor="text1"/>
              <w:lang w:val="en-US"/>
            </w:rPr>
            <m:t>β1β2</m:t>
          </w:del>
        </m:r>
      </m:oMath>
      <w:del w:id="275" w:author="Peris Yague, Alba" w:date="2021-05-05T16:36:00Z">
        <w:r w:rsidR="007976C6" w:rsidRPr="00E433B6" w:rsidDel="00805B3E">
          <w:rPr>
            <w:rFonts w:ascii="Arial" w:eastAsiaTheme="minorEastAsia" w:hAnsi="Arial" w:cs="Arial"/>
            <w:color w:val="000000" w:themeColor="text1"/>
            <w:lang w:val="en-US"/>
          </w:rPr>
          <w:delText>-antagonist,</w:delText>
        </w:r>
      </w:del>
      <w:ins w:id="276" w:author="Peris Yague, Alba" w:date="2021-05-05T16:36:00Z">
        <w:r w:rsidR="00805B3E">
          <w:rPr>
            <w:rFonts w:ascii="Arial" w:hAnsi="Arial" w:cs="Arial"/>
            <w:lang w:val="en-US"/>
          </w:rPr>
          <w:t>Pharmacological approaches ha</w:t>
        </w:r>
      </w:ins>
      <w:ins w:id="277" w:author="Peris Yague, Alba" w:date="2021-05-06T11:34:00Z">
        <w:r w:rsidR="005C57C0">
          <w:rPr>
            <w:rFonts w:ascii="Arial" w:hAnsi="Arial" w:cs="Arial"/>
            <w:lang w:val="en-US"/>
          </w:rPr>
          <w:t>ve</w:t>
        </w:r>
      </w:ins>
      <w:ins w:id="278" w:author="Peris Yague, Alba" w:date="2021-05-05T16:36:00Z">
        <w:r w:rsidR="00805B3E">
          <w:rPr>
            <w:rFonts w:ascii="Arial" w:hAnsi="Arial" w:cs="Arial"/>
            <w:lang w:val="en-US"/>
          </w:rPr>
          <w:t xml:space="preserve"> shown that </w:t>
        </w:r>
      </w:ins>
      <w:ins w:id="279" w:author="Peris Yague, Alba" w:date="2021-05-05T16:37:00Z">
        <w:r w:rsidR="00805B3E">
          <w:rPr>
            <w:rFonts w:ascii="Arial" w:hAnsi="Arial" w:cs="Arial"/>
            <w:lang w:val="en-US"/>
          </w:rPr>
          <w:t xml:space="preserve">the </w:t>
        </w:r>
      </w:ins>
      <w:ins w:id="280" w:author="Peris Yague, Alba" w:date="2021-05-05T17:19:00Z">
        <w:r w:rsidR="005C6832">
          <w:rPr>
            <w:rFonts w:ascii="Arial" w:hAnsi="Arial" w:cs="Arial"/>
            <w:lang w:val="en-US"/>
          </w:rPr>
          <w:t>beta-</w:t>
        </w:r>
      </w:ins>
      <w:ins w:id="281" w:author="Peris Yague, Alba" w:date="2021-05-05T16:37:00Z">
        <w:r w:rsidR="00805B3E">
          <w:rPr>
            <w:rFonts w:ascii="Arial" w:hAnsi="Arial" w:cs="Arial"/>
            <w:lang w:val="en-US"/>
          </w:rPr>
          <w:t xml:space="preserve">adrenergic </w:t>
        </w:r>
      </w:ins>
      <w:ins w:id="282" w:author="Peris Yague, Alba" w:date="2021-05-05T17:19:00Z">
        <w:r w:rsidR="005C6832">
          <w:rPr>
            <w:rFonts w:ascii="Arial" w:hAnsi="Arial" w:cs="Arial"/>
            <w:lang w:val="en-US"/>
          </w:rPr>
          <w:t>blocker</w:t>
        </w:r>
      </w:ins>
      <w:ins w:id="283" w:author="Peris Yague, Alba" w:date="2021-05-05T16:37:00Z">
        <w:r w:rsidR="00805B3E">
          <w:rPr>
            <w:rFonts w:ascii="Arial" w:hAnsi="Arial" w:cs="Arial"/>
            <w:lang w:val="en-US"/>
          </w:rPr>
          <w:t xml:space="preserve">, propranolol, </w:t>
        </w:r>
      </w:ins>
      <w:del w:id="284" w:author="Peris Yague, Alba" w:date="2021-05-05T17:19:00Z">
        <w:r w:rsidR="007976C6" w:rsidRPr="00E433B6" w:rsidDel="005C6832">
          <w:rPr>
            <w:rFonts w:ascii="Arial" w:eastAsiaTheme="minorEastAsia" w:hAnsi="Arial" w:cs="Arial"/>
            <w:color w:val="000000" w:themeColor="text1"/>
            <w:lang w:val="en-US"/>
          </w:rPr>
          <w:delText xml:space="preserve"> </w:delText>
        </w:r>
      </w:del>
      <w:r w:rsidR="00760348" w:rsidRPr="00E433B6">
        <w:rPr>
          <w:rFonts w:ascii="Arial" w:eastAsiaTheme="minorEastAsia" w:hAnsi="Arial" w:cs="Arial"/>
          <w:color w:val="000000" w:themeColor="text1"/>
          <w:lang w:val="en-US"/>
        </w:rPr>
        <w:t>block</w:t>
      </w:r>
      <w:ins w:id="285" w:author="Peris Yague, Alba" w:date="2021-05-06T11:35:00Z">
        <w:r w:rsidR="005C57C0">
          <w:rPr>
            <w:rFonts w:ascii="Arial" w:eastAsiaTheme="minorEastAsia" w:hAnsi="Arial" w:cs="Arial"/>
            <w:color w:val="000000" w:themeColor="text1"/>
            <w:lang w:val="en-US"/>
          </w:rPr>
          <w:t>s</w:t>
        </w:r>
      </w:ins>
      <w:del w:id="286" w:author="Peris Yague, Alba" w:date="2021-05-06T11:35:00Z">
        <w:r w:rsidR="00760348" w:rsidRPr="00E433B6" w:rsidDel="005C57C0">
          <w:rPr>
            <w:rFonts w:ascii="Arial" w:eastAsiaTheme="minorEastAsia" w:hAnsi="Arial" w:cs="Arial"/>
            <w:color w:val="000000" w:themeColor="text1"/>
            <w:lang w:val="en-US"/>
          </w:rPr>
          <w:delText>ed</w:delText>
        </w:r>
      </w:del>
      <w:r w:rsidR="00760348" w:rsidRPr="00E433B6">
        <w:rPr>
          <w:rFonts w:ascii="Arial" w:eastAsiaTheme="minorEastAsia" w:hAnsi="Arial" w:cs="Arial"/>
          <w:color w:val="000000" w:themeColor="text1"/>
          <w:lang w:val="en-US"/>
        </w:rPr>
        <w:t xml:space="preserve"> memory for emotional but not perceptual oddballs </w:t>
      </w:r>
      <w:r w:rsidR="00760348" w:rsidRPr="00E433B6">
        <w:rPr>
          <w:rFonts w:ascii="Arial" w:eastAsiaTheme="minorEastAsia" w:hAnsi="Arial" w:cs="Arial"/>
          <w:color w:val="000000" w:themeColor="text1"/>
          <w:lang w:val="en-US"/>
        </w:rPr>
        <w:fldChar w:fldCharType="begin" w:fldLock="1"/>
      </w:r>
      <w:r w:rsidR="00A44B86" w:rsidRPr="00E433B6">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760348" w:rsidRPr="00E433B6">
        <w:rPr>
          <w:rFonts w:ascii="Arial" w:eastAsiaTheme="minorEastAsia" w:hAnsi="Arial" w:cs="Arial"/>
          <w:color w:val="000000" w:themeColor="text1"/>
          <w:lang w:val="en-US"/>
        </w:rPr>
        <w:fldChar w:fldCharType="separate"/>
      </w:r>
      <w:r w:rsidR="00760348" w:rsidRPr="00E433B6">
        <w:rPr>
          <w:rFonts w:ascii="Arial" w:eastAsiaTheme="minorEastAsia" w:hAnsi="Arial" w:cs="Arial"/>
          <w:noProof/>
          <w:color w:val="000000" w:themeColor="text1"/>
          <w:lang w:val="en-US"/>
        </w:rPr>
        <w:t>(Strange et al., 2003)</w:t>
      </w:r>
      <w:r w:rsidR="00760348" w:rsidRPr="00E433B6">
        <w:rPr>
          <w:rFonts w:ascii="Arial" w:eastAsiaTheme="minorEastAsia" w:hAnsi="Arial" w:cs="Arial"/>
          <w:color w:val="000000" w:themeColor="text1"/>
          <w:lang w:val="en-US"/>
        </w:rPr>
        <w:fldChar w:fldCharType="end"/>
      </w:r>
      <w:r w:rsidR="00760348" w:rsidRPr="00E433B6">
        <w:rPr>
          <w:rFonts w:ascii="Arial" w:eastAsiaTheme="minorEastAsia" w:hAnsi="Arial" w:cs="Arial"/>
          <w:color w:val="000000" w:themeColor="text1"/>
          <w:lang w:val="en-US"/>
        </w:rPr>
        <w:t xml:space="preserve">. </w:t>
      </w:r>
      <w:r w:rsidR="00A44B86" w:rsidRPr="00E433B6">
        <w:rPr>
          <w:rFonts w:ascii="Arial" w:eastAsiaTheme="minorEastAsia" w:hAnsi="Arial" w:cs="Arial"/>
          <w:color w:val="000000" w:themeColor="text1"/>
          <w:lang w:val="en-US"/>
        </w:rPr>
        <w:t xml:space="preserve">It is possible that carry-over effects after exposure to emotional oddballs </w:t>
      </w:r>
      <w:r w:rsidR="00A44B86" w:rsidRPr="00E433B6">
        <w:rPr>
          <w:rFonts w:ascii="Arial" w:eastAsiaTheme="minorEastAsia" w:hAnsi="Arial" w:cs="Arial"/>
          <w:color w:val="000000" w:themeColor="text1"/>
          <w:lang w:val="en-US"/>
        </w:rPr>
        <w:fldChar w:fldCharType="begin" w:fldLock="1"/>
      </w:r>
      <w:r w:rsidR="00005DA4" w:rsidRPr="00E433B6">
        <w:rPr>
          <w:rFonts w:ascii="Arial" w:eastAsiaTheme="minorEastAsia"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and Schmidt, 2016)","plainTextFormattedCitation":"(Schmidt and Schmidt, 2016)","previouslyFormattedCitation":"(Schmidt and Schmidt, 2016)"},"properties":{"noteIndex":0},"schema":"https://github.com/citation-style-language/schema/raw/master/csl-citation.json"}</w:instrText>
      </w:r>
      <w:r w:rsidR="00A44B86" w:rsidRPr="00E433B6">
        <w:rPr>
          <w:rFonts w:ascii="Arial" w:eastAsiaTheme="minorEastAsia" w:hAnsi="Arial" w:cs="Arial"/>
          <w:color w:val="000000" w:themeColor="text1"/>
          <w:lang w:val="en-US"/>
        </w:rPr>
        <w:fldChar w:fldCharType="separate"/>
      </w:r>
      <w:r w:rsidR="00A44B86" w:rsidRPr="00E433B6">
        <w:rPr>
          <w:rFonts w:ascii="Arial" w:eastAsiaTheme="minorEastAsia" w:hAnsi="Arial" w:cs="Arial"/>
          <w:noProof/>
          <w:color w:val="000000" w:themeColor="text1"/>
          <w:lang w:val="en-US"/>
        </w:rPr>
        <w:t>(Schmidt and Schmidt, 2016)</w:t>
      </w:r>
      <w:r w:rsidR="00A44B86" w:rsidRPr="00E433B6">
        <w:rPr>
          <w:rFonts w:ascii="Arial" w:eastAsiaTheme="minorEastAsia" w:hAnsi="Arial" w:cs="Arial"/>
          <w:color w:val="000000" w:themeColor="text1"/>
          <w:lang w:val="en-US"/>
        </w:rPr>
        <w:fldChar w:fldCharType="end"/>
      </w:r>
      <w:r w:rsidR="00A44B86" w:rsidRPr="00E433B6">
        <w:rPr>
          <w:rFonts w:ascii="Arial" w:eastAsiaTheme="minorEastAsia" w:hAnsi="Arial" w:cs="Arial"/>
          <w:color w:val="000000" w:themeColor="text1"/>
          <w:lang w:val="en-US"/>
        </w:rPr>
        <w:t xml:space="preserve"> induce a bias, mediated by the adrenergic system, </w:t>
      </w:r>
      <w:r w:rsidR="002B62F4" w:rsidRPr="00E433B6">
        <w:rPr>
          <w:rFonts w:ascii="Arial" w:eastAsiaTheme="minorEastAsia" w:hAnsi="Arial" w:cs="Arial"/>
          <w:color w:val="000000" w:themeColor="text1"/>
          <w:lang w:val="en-US"/>
        </w:rPr>
        <w:t xml:space="preserve">which underlies the forward-recall enhancement. </w:t>
      </w:r>
      <w:r w:rsidR="00A52BBF" w:rsidRPr="00E433B6">
        <w:rPr>
          <w:rFonts w:ascii="Arial" w:eastAsiaTheme="minorEastAsia" w:hAnsi="Arial" w:cs="Arial"/>
          <w:color w:val="000000" w:themeColor="text1"/>
          <w:lang w:val="en-US"/>
        </w:rPr>
        <w:t xml:space="preserve">If this were the case, we would expect propranolol to diminish the forward-transitions enhancement. </w:t>
      </w:r>
    </w:p>
    <w:p w14:paraId="71E86B56" w14:textId="7CC328ED" w:rsidR="0085472E" w:rsidDel="002F19E6" w:rsidRDefault="0038320D" w:rsidP="00B46DA6">
      <w:pPr>
        <w:spacing w:line="480" w:lineRule="auto"/>
        <w:ind w:firstLine="360"/>
        <w:jc w:val="both"/>
        <w:rPr>
          <w:del w:id="287" w:author="Peris Yague, Alba" w:date="2021-05-05T17:20:00Z"/>
          <w:rFonts w:ascii="Arial" w:hAnsi="Arial" w:cs="Arial"/>
          <w:lang w:val="en-US"/>
        </w:rPr>
      </w:pPr>
      <w:del w:id="288" w:author="Peris Yague, Alba" w:date="2021-05-05T17:20:00Z">
        <w:r w:rsidDel="002F19E6">
          <w:rPr>
            <w:rFonts w:ascii="Arial" w:hAnsi="Arial" w:cs="Arial"/>
            <w:lang w:val="en-US"/>
          </w:rPr>
          <w:delText xml:space="preserve">Further research of emotion on context representation in free recall tasks comes from </w:delText>
        </w:r>
        <w:r w:rsidR="00796CED" w:rsidDel="002F19E6">
          <w:rPr>
            <w:rFonts w:ascii="Arial" w:hAnsi="Arial" w:cs="Arial"/>
            <w:lang w:val="en-US"/>
          </w:rPr>
          <w:fldChar w:fldCharType="begin" w:fldLock="1"/>
        </w:r>
        <w:r w:rsidR="008F3F58" w:rsidDel="002F19E6">
          <w:rPr>
            <w:rFonts w:ascii="Arial" w:hAnsi="Arial" w:cs="Arial"/>
            <w:lang w:val="en-US"/>
          </w:rPr>
          <w:del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2015)","manualFormatting":"Long et al. (2015)","plainTextFormattedCitation":"(Long et al., 2015)","previouslyFormattedCitation":"(Long et al., 2015)"},"properties":{"noteIndex":0},"schema":"https://github.com/citation-style-language/schema/raw/master/csl-citation.json"}</w:delInstrText>
        </w:r>
        <w:r w:rsidR="00796CED" w:rsidDel="002F19E6">
          <w:rPr>
            <w:rFonts w:ascii="Arial" w:hAnsi="Arial" w:cs="Arial"/>
            <w:lang w:val="en-US"/>
          </w:rPr>
          <w:fldChar w:fldCharType="separate"/>
        </w:r>
        <w:r w:rsidR="00796CED" w:rsidRPr="00796CED" w:rsidDel="002F19E6">
          <w:rPr>
            <w:rFonts w:ascii="Arial" w:hAnsi="Arial" w:cs="Arial"/>
            <w:noProof/>
            <w:lang w:val="en-US"/>
          </w:rPr>
          <w:delText>Long et al.</w:delText>
        </w:r>
        <w:r w:rsidR="00796CED" w:rsidDel="002F19E6">
          <w:rPr>
            <w:rFonts w:ascii="Arial" w:hAnsi="Arial" w:cs="Arial"/>
            <w:noProof/>
            <w:lang w:val="en-US"/>
          </w:rPr>
          <w:delText xml:space="preserve"> (</w:delText>
        </w:r>
        <w:r w:rsidR="00796CED" w:rsidRPr="00796CED" w:rsidDel="002F19E6">
          <w:rPr>
            <w:rFonts w:ascii="Arial" w:hAnsi="Arial" w:cs="Arial"/>
            <w:noProof/>
            <w:lang w:val="en-US"/>
          </w:rPr>
          <w:delText>2015)</w:delText>
        </w:r>
        <w:r w:rsidR="00796CED" w:rsidDel="002F19E6">
          <w:rPr>
            <w:rFonts w:ascii="Arial" w:hAnsi="Arial" w:cs="Arial"/>
            <w:lang w:val="en-US"/>
          </w:rPr>
          <w:fldChar w:fldCharType="end"/>
        </w:r>
        <w:r w:rsidR="00F551F5" w:rsidDel="002F19E6">
          <w:rPr>
            <w:rFonts w:ascii="Arial" w:hAnsi="Arial" w:cs="Arial"/>
            <w:lang w:val="en-US"/>
          </w:rPr>
          <w:delText xml:space="preserve"> </w:delText>
        </w:r>
        <w:r w:rsidDel="002F19E6">
          <w:rPr>
            <w:rFonts w:ascii="Arial" w:hAnsi="Arial" w:cs="Arial"/>
            <w:lang w:val="en-US"/>
          </w:rPr>
          <w:delText xml:space="preserve">who </w:delText>
        </w:r>
        <w:r w:rsidR="00B5174B" w:rsidDel="002F19E6">
          <w:rPr>
            <w:rFonts w:ascii="Arial" w:hAnsi="Arial" w:cs="Arial"/>
            <w:lang w:val="en-US"/>
          </w:rPr>
          <w:delText xml:space="preserve">presented </w:delText>
        </w:r>
        <w:r w:rsidR="008D4BCB" w:rsidDel="002F19E6">
          <w:rPr>
            <w:rFonts w:ascii="Arial" w:hAnsi="Arial" w:cs="Arial"/>
            <w:lang w:val="en-US"/>
          </w:rPr>
          <w:delText>lists of several items including neutral as well as emotional (positive and negative) and investigated free recall patterns</w:delText>
        </w:r>
        <w:r w:rsidR="006C23B9" w:rsidDel="002F19E6">
          <w:rPr>
            <w:rFonts w:ascii="Arial" w:hAnsi="Arial" w:cs="Arial"/>
            <w:lang w:val="en-US"/>
          </w:rPr>
          <w:delText xml:space="preserve"> for which</w:delText>
        </w:r>
        <w:r w:rsidR="008D4BCB" w:rsidDel="002F19E6">
          <w:rPr>
            <w:rFonts w:ascii="Arial" w:hAnsi="Arial" w:cs="Arial"/>
            <w:lang w:val="en-US"/>
          </w:rPr>
          <w:delText xml:space="preserve"> </w:delText>
        </w:r>
        <w:r w:rsidR="006C23B9" w:rsidDel="002F19E6">
          <w:rPr>
            <w:rFonts w:ascii="Arial" w:hAnsi="Arial" w:cs="Arial"/>
            <w:lang w:val="en-US"/>
          </w:rPr>
          <w:delText>they found emotional item clustering</w:delText>
        </w:r>
        <w:r w:rsidR="0009485F" w:rsidDel="002F19E6">
          <w:rPr>
            <w:rFonts w:ascii="Arial" w:hAnsi="Arial" w:cs="Arial"/>
            <w:lang w:val="en-US"/>
          </w:rPr>
          <w:delText xml:space="preserve">. </w:delText>
        </w:r>
        <w:r w:rsidR="00005917" w:rsidDel="002F19E6">
          <w:rPr>
            <w:rFonts w:ascii="Arial" w:hAnsi="Arial" w:cs="Arial"/>
            <w:lang w:val="en-US"/>
          </w:rPr>
          <w:delText xml:space="preserve">They concluded </w:delText>
        </w:r>
      </w:del>
      <w:moveFromRangeStart w:id="289" w:author="Peris Yague, Alba" w:date="2021-05-05T17:20:00Z" w:name="move71127620"/>
      <w:moveFrom w:id="290" w:author="Peris Yague, Alba" w:date="2021-05-05T17:20:00Z">
        <w:del w:id="291" w:author="Peris Yague, Alba" w:date="2021-05-05T17:20:00Z">
          <w:r w:rsidR="00005917" w:rsidDel="002F19E6">
            <w:rPr>
              <w:rFonts w:ascii="Arial" w:hAnsi="Arial" w:cs="Arial"/>
              <w:lang w:val="en-US"/>
            </w:rPr>
            <w:delText>that emotionality is gradually incorporated into item context at encoding</w:delText>
          </w:r>
          <w:r w:rsidR="00ED1C5B" w:rsidDel="002F19E6">
            <w:rPr>
              <w:rFonts w:ascii="Arial" w:hAnsi="Arial" w:cs="Arial"/>
              <w:lang w:val="en-US"/>
            </w:rPr>
            <w:delText>; whereby attention could be interacting with context setting,</w:delText>
          </w:r>
          <w:r w:rsidR="00005917" w:rsidDel="002F19E6">
            <w:rPr>
              <w:rFonts w:ascii="Arial" w:hAnsi="Arial" w:cs="Arial"/>
              <w:lang w:val="en-US"/>
            </w:rPr>
            <w:delText xml:space="preserve"> </w:delText>
          </w:r>
          <w:r w:rsidR="008F3F58" w:rsidDel="002F19E6">
            <w:rPr>
              <w:rFonts w:ascii="Arial" w:hAnsi="Arial" w:cs="Arial"/>
              <w:lang w:val="en-US"/>
            </w:rPr>
            <w:delText xml:space="preserve">and is used during retrieval for item recollection </w:delText>
          </w:r>
          <w:r w:rsidR="008F3F58" w:rsidDel="002F19E6">
            <w:rPr>
              <w:rFonts w:ascii="Arial" w:hAnsi="Arial" w:cs="Arial"/>
              <w:lang w:val="en-US"/>
            </w:rPr>
            <w:fldChar w:fldCharType="begin" w:fldLock="1"/>
          </w:r>
          <w:r w:rsidR="007E230B" w:rsidDel="002F19E6">
            <w:rPr>
              <w:rFonts w:ascii="Arial" w:hAnsi="Arial" w:cs="Arial"/>
              <w:lang w:val="en-US"/>
            </w:rPr>
            <w:del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delInstrText>
          </w:r>
          <w:r w:rsidR="008F3F58" w:rsidDel="002F19E6">
            <w:rPr>
              <w:rFonts w:ascii="Arial" w:hAnsi="Arial" w:cs="Arial"/>
              <w:lang w:val="en-US"/>
            </w:rPr>
            <w:fldChar w:fldCharType="separate"/>
          </w:r>
          <w:r w:rsidR="008F3F58" w:rsidRPr="008F3F58" w:rsidDel="002F19E6">
            <w:rPr>
              <w:rFonts w:ascii="Arial" w:hAnsi="Arial" w:cs="Arial"/>
              <w:noProof/>
              <w:lang w:val="en-US"/>
            </w:rPr>
            <w:delText>(Long et al., 2015)</w:delText>
          </w:r>
          <w:r w:rsidR="008F3F58" w:rsidDel="002F19E6">
            <w:rPr>
              <w:rFonts w:ascii="Arial" w:hAnsi="Arial" w:cs="Arial"/>
              <w:lang w:val="en-US"/>
            </w:rPr>
            <w:fldChar w:fldCharType="end"/>
          </w:r>
          <w:r w:rsidR="008F3F58" w:rsidDel="002F19E6">
            <w:rPr>
              <w:rFonts w:ascii="Arial" w:hAnsi="Arial" w:cs="Arial"/>
              <w:lang w:val="en-US"/>
            </w:rPr>
            <w:delText>.</w:delText>
          </w:r>
          <w:r w:rsidR="00EE236F" w:rsidDel="002F19E6">
            <w:rPr>
              <w:rFonts w:ascii="Arial" w:hAnsi="Arial" w:cs="Arial"/>
              <w:lang w:val="en-US"/>
            </w:rPr>
            <w:delText xml:space="preserve"> </w:delText>
          </w:r>
          <w:r w:rsidR="007E230B" w:rsidDel="002F19E6">
            <w:rPr>
              <w:rFonts w:ascii="Arial" w:hAnsi="Arial" w:cs="Arial"/>
              <w:lang w:val="en-US"/>
            </w:rPr>
            <w:delText xml:space="preserve">Thereby, we propose that while the presentation of emotional oddballs induces an interaction between emotional and attentional processes to gradually change context </w:delText>
          </w:r>
          <w:r w:rsidR="007E230B" w:rsidDel="002F19E6">
            <w:rPr>
              <w:rFonts w:ascii="Arial" w:hAnsi="Arial" w:cs="Arial"/>
              <w:lang w:val="en-US"/>
            </w:rPr>
            <w:fldChar w:fldCharType="begin" w:fldLock="1"/>
          </w:r>
          <w:r w:rsidR="003278D4" w:rsidDel="002F19E6">
            <w:rPr>
              <w:rFonts w:ascii="Arial" w:hAnsi="Arial" w:cs="Arial"/>
              <w:lang w:val="en-US"/>
            </w:rPr>
            <w:del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delInstrText>
          </w:r>
          <w:r w:rsidR="007E230B" w:rsidDel="002F19E6">
            <w:rPr>
              <w:rFonts w:ascii="Arial" w:hAnsi="Arial" w:cs="Arial"/>
              <w:lang w:val="en-US"/>
            </w:rPr>
            <w:fldChar w:fldCharType="separate"/>
          </w:r>
          <w:r w:rsidR="007E230B" w:rsidRPr="007E230B" w:rsidDel="002F19E6">
            <w:rPr>
              <w:rFonts w:ascii="Arial" w:hAnsi="Arial" w:cs="Arial"/>
              <w:noProof/>
              <w:lang w:val="en-US"/>
            </w:rPr>
            <w:delText>(Long et al., 2015)</w:delText>
          </w:r>
          <w:r w:rsidR="007E230B" w:rsidDel="002F19E6">
            <w:rPr>
              <w:rFonts w:ascii="Arial" w:hAnsi="Arial" w:cs="Arial"/>
              <w:lang w:val="en-US"/>
            </w:rPr>
            <w:fldChar w:fldCharType="end"/>
          </w:r>
          <w:r w:rsidR="00B46DA6" w:rsidDel="002F19E6">
            <w:rPr>
              <w:rFonts w:ascii="Arial" w:hAnsi="Arial" w:cs="Arial"/>
              <w:lang w:val="en-US"/>
            </w:rPr>
            <w:delText>.</w:delText>
          </w:r>
          <w:r w:rsidR="007E230B" w:rsidDel="002F19E6">
            <w:rPr>
              <w:rFonts w:ascii="Arial" w:hAnsi="Arial" w:cs="Arial"/>
              <w:lang w:val="en-US"/>
            </w:rPr>
            <w:delText xml:space="preserve"> </w:delText>
          </w:r>
          <w:r w:rsidR="00B46DA6" w:rsidDel="002F19E6">
            <w:rPr>
              <w:rFonts w:ascii="Arial" w:hAnsi="Arial" w:cs="Arial"/>
              <w:lang w:val="en-US"/>
            </w:rPr>
            <w:delText>P</w:delText>
          </w:r>
          <w:r w:rsidR="00D0044A" w:rsidDel="002F19E6">
            <w:rPr>
              <w:rFonts w:ascii="Arial" w:hAnsi="Arial" w:cs="Arial"/>
              <w:lang w:val="en-US"/>
            </w:rPr>
            <w:delText xml:space="preserve">erceptual oddballs </w:delText>
          </w:r>
          <w:r w:rsidR="000905AA" w:rsidDel="002F19E6">
            <w:rPr>
              <w:rFonts w:ascii="Arial" w:hAnsi="Arial" w:cs="Arial"/>
              <w:lang w:val="en-US"/>
            </w:rPr>
            <w:delText xml:space="preserve">(and possibly, </w:delText>
          </w:r>
          <w:r w:rsidR="00F951B6" w:rsidDel="002F19E6">
            <w:rPr>
              <w:rFonts w:ascii="Arial" w:hAnsi="Arial" w:cs="Arial"/>
              <w:lang w:val="en-US"/>
            </w:rPr>
            <w:delText>mainly</w:delText>
          </w:r>
          <w:r w:rsidR="000905AA" w:rsidDel="002F19E6">
            <w:rPr>
              <w:rFonts w:ascii="Arial" w:hAnsi="Arial" w:cs="Arial"/>
              <w:lang w:val="en-US"/>
            </w:rPr>
            <w:delText xml:space="preserve"> increased attention) disrupt</w:delText>
          </w:r>
          <w:r w:rsidR="005F4E72" w:rsidDel="002F19E6">
            <w:rPr>
              <w:rFonts w:ascii="Arial" w:hAnsi="Arial" w:cs="Arial"/>
              <w:lang w:val="en-US"/>
            </w:rPr>
            <w:delText xml:space="preserve"> source contexts which in turn, disturb temporal context</w:delText>
          </w:r>
          <w:r w:rsidR="003278D4" w:rsidDel="002F19E6">
            <w:rPr>
              <w:rFonts w:ascii="Arial" w:hAnsi="Arial" w:cs="Arial"/>
              <w:lang w:val="en-US"/>
            </w:rPr>
            <w:delText xml:space="preserve"> </w:delText>
          </w:r>
          <w:r w:rsidR="003278D4" w:rsidDel="002F19E6">
            <w:rPr>
              <w:rFonts w:ascii="Arial" w:hAnsi="Arial" w:cs="Arial"/>
              <w:lang w:val="en-US"/>
            </w:rPr>
            <w:fldChar w:fldCharType="begin" w:fldLock="1"/>
          </w:r>
          <w:r w:rsidR="009D0BBF" w:rsidDel="002F19E6">
            <w:rPr>
              <w:rFonts w:ascii="Arial" w:hAnsi="Arial" w:cs="Arial"/>
              <w:lang w:val="en-US"/>
            </w:rPr>
            <w:del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delInstrText>
          </w:r>
          <w:r w:rsidR="003278D4" w:rsidDel="002F19E6">
            <w:rPr>
              <w:rFonts w:ascii="Arial" w:hAnsi="Arial" w:cs="Arial"/>
              <w:lang w:val="en-US"/>
            </w:rPr>
            <w:fldChar w:fldCharType="separate"/>
          </w:r>
          <w:r w:rsidR="003278D4" w:rsidRPr="003278D4" w:rsidDel="002F19E6">
            <w:rPr>
              <w:rFonts w:ascii="Arial" w:hAnsi="Arial" w:cs="Arial"/>
              <w:noProof/>
              <w:lang w:val="en-US"/>
            </w:rPr>
            <w:delText>(Talmi et al., 2019)</w:delText>
          </w:r>
          <w:r w:rsidR="003278D4" w:rsidDel="002F19E6">
            <w:rPr>
              <w:rFonts w:ascii="Arial" w:hAnsi="Arial" w:cs="Arial"/>
              <w:lang w:val="en-US"/>
            </w:rPr>
            <w:fldChar w:fldCharType="end"/>
          </w:r>
          <w:r w:rsidR="005F4E72" w:rsidDel="002F19E6">
            <w:rPr>
              <w:rFonts w:ascii="Arial" w:hAnsi="Arial" w:cs="Arial"/>
              <w:lang w:val="en-US"/>
            </w:rPr>
            <w:delText xml:space="preserve"> </w:delText>
          </w:r>
          <w:r w:rsidR="00933738" w:rsidDel="002F19E6">
            <w:rPr>
              <w:rFonts w:ascii="Arial" w:hAnsi="Arial" w:cs="Arial"/>
              <w:lang w:val="en-US"/>
            </w:rPr>
            <w:delText xml:space="preserve">thus, decreasing CRP from perceptual oddballs in the forward direction. </w:delText>
          </w:r>
        </w:del>
      </w:moveFrom>
      <w:moveFromRangeEnd w:id="289"/>
    </w:p>
    <w:p w14:paraId="0E10FAEF" w14:textId="3A18846A" w:rsidR="00E447E6" w:rsidRDefault="00E447E6" w:rsidP="00E447E6">
      <w:pPr>
        <w:spacing w:line="480" w:lineRule="auto"/>
        <w:ind w:firstLine="360"/>
        <w:jc w:val="both"/>
        <w:rPr>
          <w:rFonts w:ascii="Arial" w:hAnsi="Arial" w:cs="Arial"/>
          <w:lang w:val="en-US"/>
        </w:rPr>
      </w:pPr>
      <w:r>
        <w:rPr>
          <w:rFonts w:ascii="Arial" w:hAnsi="Arial" w:cs="Arial"/>
          <w:lang w:val="en-US"/>
        </w:rPr>
        <w:t xml:space="preserve">Previous studies using oddball paradigms had found a mnemonic enhancement for oddballs accompanied by a strong retrograde amnesic effect </w:t>
      </w:r>
      <w:r>
        <w:rPr>
          <w:rFonts w:ascii="Arial" w:hAnsi="Arial" w:cs="Arial"/>
          <w:lang w:val="en-US"/>
        </w:rPr>
        <w:fldChar w:fldCharType="begin" w:fldLock="1"/>
      </w:r>
      <w:r>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and Schmidt, 2016; Strange et al., 2003; Tulving, 1968)","plainTextFormattedCitation":"(Schmidt and Schmidt, 2016; Strange et al., 2003; Tulving, 1968)","previouslyFormattedCitation":"(Schmidt and Schmidt, 2016; Strange et al., 2003; Tulving, 1968)"},"properties":{"noteIndex":0},"schema":"https://github.com/citation-style-language/schema/raw/master/csl-citation.json"}</w:instrText>
      </w:r>
      <w:r>
        <w:rPr>
          <w:rFonts w:ascii="Arial" w:hAnsi="Arial" w:cs="Arial"/>
          <w:lang w:val="en-US"/>
        </w:rPr>
        <w:fldChar w:fldCharType="separate"/>
      </w:r>
      <w:r w:rsidRPr="00C60552">
        <w:rPr>
          <w:rFonts w:ascii="Arial" w:hAnsi="Arial" w:cs="Arial"/>
          <w:noProof/>
          <w:lang w:val="en-US"/>
        </w:rPr>
        <w:t>(Schmidt and Schmidt, 2016; Strange et al., 2003; Tulving, 1968)</w:t>
      </w:r>
      <w:r>
        <w:rPr>
          <w:rFonts w:ascii="Arial" w:hAnsi="Arial" w:cs="Arial"/>
          <w:lang w:val="en-US"/>
        </w:rPr>
        <w:fldChar w:fldCharType="end"/>
      </w:r>
      <w:r>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w:t>
      </w:r>
      <w:del w:id="292" w:author="Peris Yague, Alba" w:date="2021-05-06T11:36:00Z">
        <w:r w:rsidDel="005C57C0">
          <w:rPr>
            <w:rFonts w:ascii="Arial" w:hAnsi="Arial" w:cs="Arial"/>
            <w:lang w:val="en-US"/>
          </w:rPr>
          <w:delText xml:space="preserve">in order </w:delText>
        </w:r>
      </w:del>
      <w:r>
        <w:rPr>
          <w:rFonts w:ascii="Arial" w:hAnsi="Arial" w:cs="Arial"/>
          <w:lang w:val="en-US"/>
        </w:rPr>
        <w:t xml:space="preserve">to unravel how timing affected memory. Whilst overall we found a mnemonic enhancement for oddballs accompanied by a decline in recall for items preceding oddballs, this effect was less strong than previously reported at SOA of 3 seconds </w:t>
      </w:r>
      <w:r>
        <w:rPr>
          <w:rFonts w:ascii="Arial" w:hAnsi="Arial" w:cs="Arial"/>
          <w:lang w:val="en-US"/>
        </w:rPr>
        <w:fldChar w:fldCharType="begin" w:fldLock="1"/>
      </w:r>
      <w:r>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lang w:val="en-US"/>
        </w:rPr>
        <w:fldChar w:fldCharType="separate"/>
      </w:r>
      <w:r w:rsidRPr="00D0471A">
        <w:rPr>
          <w:rFonts w:ascii="Arial" w:hAnsi="Arial" w:cs="Arial"/>
          <w:noProof/>
          <w:lang w:val="en-US"/>
        </w:rPr>
        <w:t>(Strange et al., 2003)</w:t>
      </w:r>
      <w:r>
        <w:rPr>
          <w:rFonts w:ascii="Arial" w:hAnsi="Arial" w:cs="Arial"/>
          <w:lang w:val="en-US"/>
        </w:rPr>
        <w:fldChar w:fldCharType="end"/>
      </w:r>
      <w:r>
        <w:rPr>
          <w:rFonts w:ascii="Arial" w:hAnsi="Arial" w:cs="Arial"/>
          <w:lang w:val="en-US"/>
        </w:rPr>
        <w:t xml:space="preserve">. We found a significant main effect of SOA which showed that overall, the shortest SOA </w:t>
      </w:r>
      <w:del w:id="293" w:author="Peris Yague, Alba" w:date="2021-05-06T11:37:00Z">
        <w:r w:rsidDel="005C57C0">
          <w:rPr>
            <w:rFonts w:ascii="Arial" w:hAnsi="Arial" w:cs="Arial"/>
            <w:lang w:val="en-US"/>
          </w:rPr>
          <w:delText xml:space="preserve">(1 second) </w:delText>
        </w:r>
      </w:del>
      <w:r>
        <w:rPr>
          <w:rFonts w:ascii="Arial" w:hAnsi="Arial" w:cs="Arial"/>
          <w:lang w:val="en-US"/>
        </w:rPr>
        <w:t>demonstrated worse recall than longer SOAs</w:t>
      </w:r>
      <w:del w:id="294" w:author="Peris Yague, Alba" w:date="2021-05-05T16:39:00Z">
        <w:r w:rsidDel="00B1641F">
          <w:rPr>
            <w:rFonts w:ascii="Arial" w:hAnsi="Arial" w:cs="Arial"/>
            <w:lang w:val="en-US"/>
          </w:rPr>
          <w:delText xml:space="preserve"> except at SOA 4 seconds</w:delText>
        </w:r>
      </w:del>
      <w:r>
        <w:rPr>
          <w:rFonts w:ascii="Arial" w:hAnsi="Arial" w:cs="Arial"/>
          <w:lang w:val="en-US"/>
        </w:rPr>
        <w:t xml:space="preserve">.   We next decided to focus on emotional oddballs and evaluated whether the CRP </w:t>
      </w:r>
      <w:r w:rsidR="00E66A34">
        <w:rPr>
          <w:rFonts w:ascii="Arial" w:hAnsi="Arial" w:cs="Arial"/>
          <w:lang w:val="en-US"/>
        </w:rPr>
        <w:t xml:space="preserve">forward-flow </w:t>
      </w:r>
      <w:r>
        <w:rPr>
          <w:rFonts w:ascii="Arial" w:hAnsi="Arial" w:cs="Arial"/>
          <w:lang w:val="en-US"/>
        </w:rPr>
        <w:t xml:space="preserve">enhancement in transitions from emotional oddballs explained the retrograde amnesic effect, however, we did not find such significant correlation which could be explained by the fact that the retrograde amnesia in the present task was not </w:t>
      </w:r>
      <w:ins w:id="295" w:author="Peris Yague, Alba" w:date="2021-05-05T17:22:00Z">
        <w:r w:rsidR="002F19E6">
          <w:rPr>
            <w:rFonts w:ascii="Arial" w:hAnsi="Arial" w:cs="Arial"/>
            <w:lang w:val="en-US"/>
          </w:rPr>
          <w:t>strong</w:t>
        </w:r>
      </w:ins>
      <w:ins w:id="296" w:author="Peris Yague, Alba" w:date="2021-05-05T16:39:00Z">
        <w:r w:rsidR="00B1641F">
          <w:rPr>
            <w:rFonts w:ascii="Arial" w:hAnsi="Arial" w:cs="Arial"/>
            <w:lang w:val="en-US"/>
          </w:rPr>
          <w:t xml:space="preserve">, </w:t>
        </w:r>
      </w:ins>
      <w:del w:id="297" w:author="Peris Yague, Alba" w:date="2021-05-05T16:39:00Z">
        <w:r w:rsidDel="00B1641F">
          <w:rPr>
            <w:rFonts w:ascii="Arial" w:hAnsi="Arial" w:cs="Arial"/>
            <w:lang w:val="en-US"/>
          </w:rPr>
          <w:delText>strong</w:delText>
        </w:r>
        <w:r w:rsidR="00D01B80" w:rsidDel="00B1641F">
          <w:rPr>
            <w:rFonts w:ascii="Arial" w:hAnsi="Arial" w:cs="Arial"/>
            <w:lang w:val="en-US"/>
          </w:rPr>
          <w:delText xml:space="preserve"> </w:delText>
        </w:r>
      </w:del>
      <w:r w:rsidR="00D01B80">
        <w:rPr>
          <w:rFonts w:ascii="Arial" w:hAnsi="Arial" w:cs="Arial"/>
          <w:lang w:val="en-US"/>
        </w:rPr>
        <w:t>thereby not allowing us to investigate this relationship</w:t>
      </w:r>
      <w:r>
        <w:rPr>
          <w:rFonts w:ascii="Arial" w:hAnsi="Arial" w:cs="Arial"/>
          <w:lang w:val="en-US"/>
        </w:rPr>
        <w:t>.</w:t>
      </w:r>
      <w:r w:rsidR="00D01B80">
        <w:rPr>
          <w:rFonts w:ascii="Arial" w:hAnsi="Arial" w:cs="Arial"/>
          <w:lang w:val="en-US"/>
        </w:rPr>
        <w:t xml:space="preserve">  </w:t>
      </w:r>
    </w:p>
    <w:p w14:paraId="414F2346" w14:textId="6B38ECA9" w:rsidR="00440483" w:rsidRPr="00B34AA8" w:rsidRDefault="003278D4" w:rsidP="00B20881">
      <w:pPr>
        <w:spacing w:line="480" w:lineRule="auto"/>
        <w:ind w:firstLine="360"/>
        <w:jc w:val="both"/>
        <w:rPr>
          <w:rFonts w:ascii="Arial" w:hAnsi="Arial" w:cs="Arial"/>
          <w:lang w:val="en-US"/>
        </w:rPr>
      </w:pPr>
      <w:r>
        <w:rPr>
          <w:rFonts w:ascii="Arial" w:hAnsi="Arial" w:cs="Arial"/>
          <w:lang w:val="en-US"/>
        </w:rPr>
        <w:t xml:space="preserve">This was the first study to apply CRP curve analysis on a free-recall paradigm </w:t>
      </w:r>
      <w:r w:rsidR="006D0261">
        <w:rPr>
          <w:rFonts w:ascii="Arial" w:hAnsi="Arial" w:cs="Arial"/>
          <w:lang w:val="en-US"/>
        </w:rPr>
        <w:t>to investigate emotional and perceptual salience (via oddball presentations)</w:t>
      </w:r>
      <w:r>
        <w:rPr>
          <w:rFonts w:ascii="Arial" w:hAnsi="Arial" w:cs="Arial"/>
          <w:lang w:val="en-US"/>
        </w:rPr>
        <w:t xml:space="preserve">. </w:t>
      </w:r>
      <w:r w:rsidR="00DE59D9">
        <w:rPr>
          <w:rFonts w:ascii="Arial" w:hAnsi="Arial" w:cs="Arial"/>
          <w:lang w:val="en-US"/>
        </w:rPr>
        <w:t xml:space="preserve">We found </w:t>
      </w:r>
      <w:r w:rsidR="00DE59D9">
        <w:rPr>
          <w:rFonts w:ascii="Arial" w:hAnsi="Arial" w:cs="Arial"/>
          <w:lang w:val="en-US"/>
        </w:rPr>
        <w:lastRenderedPageBreak/>
        <w:t>that whilst transitions from emotional oddballs were enhanced in the forwards direction,</w:t>
      </w:r>
      <w:r w:rsidR="00437990">
        <w:rPr>
          <w:rFonts w:ascii="Arial" w:hAnsi="Arial" w:cs="Arial"/>
          <w:lang w:val="en-US"/>
        </w:rPr>
        <w:t xml:space="preserve"> </w:t>
      </w:r>
      <w:r w:rsidR="00DE59D9">
        <w:rPr>
          <w:rFonts w:ascii="Arial" w:hAnsi="Arial" w:cs="Arial"/>
          <w:lang w:val="en-US"/>
        </w:rPr>
        <w:t>transitions from perceptual oddballs</w:t>
      </w:r>
      <w:r w:rsidR="00437990">
        <w:rPr>
          <w:rFonts w:ascii="Arial" w:hAnsi="Arial" w:cs="Arial"/>
          <w:lang w:val="en-US"/>
        </w:rPr>
        <w:t xml:space="preserve"> were reduced</w:t>
      </w:r>
      <w:r w:rsidR="00DE59D9">
        <w:rPr>
          <w:rFonts w:ascii="Arial" w:hAnsi="Arial" w:cs="Arial"/>
          <w:lang w:val="en-US"/>
        </w:rPr>
        <w:t xml:space="preserve">. </w:t>
      </w:r>
      <w:r w:rsidR="000A63A9">
        <w:rPr>
          <w:rFonts w:ascii="Arial" w:hAnsi="Arial" w:cs="Arial"/>
          <w:lang w:val="en-US"/>
        </w:rPr>
        <w:t>We hypothesized that this enhancement in transitions from emotional oddballs would explain the w</w:t>
      </w:r>
      <w:r w:rsidR="00E7549C">
        <w:rPr>
          <w:rFonts w:ascii="Arial" w:hAnsi="Arial" w:cs="Arial"/>
          <w:lang w:val="en-US"/>
        </w:rPr>
        <w:t>idely reported</w:t>
      </w:r>
      <w:r w:rsidR="000A63A9">
        <w:rPr>
          <w:rFonts w:ascii="Arial" w:hAnsi="Arial" w:cs="Arial"/>
          <w:lang w:val="en-US"/>
        </w:rPr>
        <w:t xml:space="preserve"> retrograde amnesic effect in these </w:t>
      </w:r>
      <w:del w:id="298" w:author="Peris Yague, Alba" w:date="2021-05-06T11:38:00Z">
        <w:r w:rsidR="000A63A9" w:rsidDel="005C57C0">
          <w:rPr>
            <w:rFonts w:ascii="Arial" w:hAnsi="Arial" w:cs="Arial"/>
            <w:lang w:val="en-US"/>
          </w:rPr>
          <w:delText xml:space="preserve">types of </w:delText>
        </w:r>
      </w:del>
      <w:r w:rsidR="000A63A9">
        <w:rPr>
          <w:rFonts w:ascii="Arial" w:hAnsi="Arial" w:cs="Arial"/>
          <w:lang w:val="en-US"/>
        </w:rPr>
        <w:t xml:space="preserve">paradigms, however, it did not seem to be the case. </w:t>
      </w:r>
      <w:r w:rsidR="000B6B9F">
        <w:rPr>
          <w:rFonts w:ascii="Arial" w:hAnsi="Arial" w:cs="Arial"/>
          <w:lang w:val="en-US"/>
        </w:rPr>
        <w:t>This</w:t>
      </w:r>
      <w:r w:rsidR="00440483">
        <w:rPr>
          <w:rFonts w:ascii="Arial" w:hAnsi="Arial" w:cs="Arial"/>
          <w:lang w:val="en-US"/>
        </w:rPr>
        <w:t xml:space="preserve"> </w:t>
      </w:r>
      <w:r w:rsidR="000B6B9F">
        <w:rPr>
          <w:rFonts w:ascii="Arial" w:hAnsi="Arial" w:cs="Arial"/>
          <w:lang w:val="en-US"/>
        </w:rPr>
        <w:t xml:space="preserve">could be </w:t>
      </w:r>
      <w:del w:id="299" w:author="Peris Yague, Alba" w:date="2021-05-06T11:43:00Z">
        <w:r w:rsidR="000B6B9F" w:rsidDel="00C751E4">
          <w:rPr>
            <w:rFonts w:ascii="Arial" w:hAnsi="Arial" w:cs="Arial"/>
            <w:lang w:val="en-US"/>
          </w:rPr>
          <w:delText>due to the fact that</w:delText>
        </w:r>
      </w:del>
      <w:ins w:id="300" w:author="Peris Yague, Alba" w:date="2021-05-06T11:43:00Z">
        <w:r w:rsidR="00C751E4">
          <w:rPr>
            <w:rFonts w:ascii="Arial" w:hAnsi="Arial" w:cs="Arial"/>
            <w:lang w:val="en-US"/>
          </w:rPr>
          <w:t>because</w:t>
        </w:r>
      </w:ins>
      <w:r w:rsidR="000B6B9F">
        <w:rPr>
          <w:rFonts w:ascii="Arial" w:hAnsi="Arial" w:cs="Arial"/>
          <w:lang w:val="en-US"/>
        </w:rPr>
        <w:t xml:space="preserve"> the present version of the task did not induce as strong retrograde amnesic effects as previously reported</w:t>
      </w:r>
      <w:del w:id="301" w:author="Peris Yague, Alba" w:date="2021-05-06T11:43:00Z">
        <w:r w:rsidR="000B6B9F" w:rsidDel="00C751E4">
          <w:rPr>
            <w:rFonts w:ascii="Arial" w:hAnsi="Arial" w:cs="Arial"/>
            <w:lang w:val="en-US"/>
          </w:rPr>
          <w:delText xml:space="preserve"> work</w:delText>
        </w:r>
      </w:del>
      <w:r w:rsidR="000B6B9F">
        <w:rPr>
          <w:rFonts w:ascii="Arial" w:hAnsi="Arial" w:cs="Arial"/>
          <w:lang w:val="en-US"/>
        </w:rPr>
        <w:t xml:space="preserve">. </w:t>
      </w:r>
      <w:r w:rsidR="003C540C">
        <w:rPr>
          <w:rFonts w:ascii="Arial" w:hAnsi="Arial" w:cs="Arial"/>
          <w:lang w:val="en-US"/>
        </w:rPr>
        <w:t>Future work could re-evaluate this approach in tasks which induce a stronger retrograde-amnesic effect</w:t>
      </w:r>
      <w:r w:rsidR="000847F3">
        <w:rPr>
          <w:rFonts w:ascii="Arial" w:hAnsi="Arial" w:cs="Arial"/>
          <w:lang w:val="en-US"/>
        </w:rPr>
        <w:t xml:space="preserve"> such as in the English and German </w:t>
      </w:r>
      <w:del w:id="302" w:author="Peris Yague, Alba" w:date="2021-05-06T11:43:00Z">
        <w:r w:rsidR="000847F3" w:rsidDel="00C751E4">
          <w:rPr>
            <w:rFonts w:ascii="Arial" w:hAnsi="Arial" w:cs="Arial"/>
            <w:lang w:val="en-US"/>
          </w:rPr>
          <w:delText xml:space="preserve">tasks </w:delText>
        </w:r>
      </w:del>
      <w:ins w:id="303" w:author="Peris Yague, Alba" w:date="2021-05-06T11:43:00Z">
        <w:r w:rsidR="00C751E4">
          <w:rPr>
            <w:rFonts w:ascii="Arial" w:hAnsi="Arial" w:cs="Arial"/>
            <w:lang w:val="en-US"/>
          </w:rPr>
          <w:t xml:space="preserve">versions </w:t>
        </w:r>
      </w:ins>
      <w:r w:rsidR="000847F3">
        <w:rPr>
          <w:rFonts w:ascii="Arial" w:hAnsi="Arial" w:cs="Arial"/>
          <w:lang w:val="en-US"/>
        </w:rPr>
        <w:t xml:space="preserve">conducted by </w:t>
      </w:r>
      <w:r w:rsidR="000847F3">
        <w:rPr>
          <w:rFonts w:ascii="Arial" w:hAnsi="Arial" w:cs="Arial"/>
          <w:lang w:val="en-US"/>
        </w:rPr>
        <w:fldChar w:fldCharType="begin" w:fldLock="1"/>
      </w:r>
      <w:r w:rsidR="001C0F8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0847F3">
        <w:rPr>
          <w:rFonts w:ascii="Arial" w:hAnsi="Arial" w:cs="Arial"/>
          <w:lang w:val="en-US"/>
        </w:rPr>
        <w:fldChar w:fldCharType="separate"/>
      </w:r>
      <w:r w:rsidR="000847F3" w:rsidRPr="000847F3">
        <w:rPr>
          <w:rFonts w:ascii="Arial" w:hAnsi="Arial" w:cs="Arial"/>
          <w:noProof/>
          <w:lang w:val="en-US"/>
        </w:rPr>
        <w:t>Strange et al.</w:t>
      </w:r>
      <w:r w:rsidR="000847F3">
        <w:rPr>
          <w:rFonts w:ascii="Arial" w:hAnsi="Arial" w:cs="Arial"/>
          <w:noProof/>
          <w:lang w:val="en-US"/>
        </w:rPr>
        <w:t xml:space="preserve"> (</w:t>
      </w:r>
      <w:r w:rsidR="000847F3" w:rsidRPr="000847F3">
        <w:rPr>
          <w:rFonts w:ascii="Arial" w:hAnsi="Arial" w:cs="Arial"/>
          <w:noProof/>
          <w:lang w:val="en-US"/>
        </w:rPr>
        <w:t>2003)</w:t>
      </w:r>
      <w:r w:rsidR="000847F3">
        <w:rPr>
          <w:rFonts w:ascii="Arial" w:hAnsi="Arial" w:cs="Arial"/>
          <w:lang w:val="en-US"/>
        </w:rPr>
        <w:fldChar w:fldCharType="end"/>
      </w:r>
      <w:r w:rsidR="003C540C">
        <w:rPr>
          <w:rFonts w:ascii="Arial" w:hAnsi="Arial" w:cs="Arial"/>
          <w:lang w:val="en-US"/>
        </w:rPr>
        <w:t>.</w:t>
      </w:r>
      <w:r w:rsidR="00A7012A">
        <w:rPr>
          <w:rFonts w:ascii="Arial" w:hAnsi="Arial" w:cs="Arial"/>
          <w:lang w:val="en-US"/>
        </w:rPr>
        <w:t xml:space="preserve"> </w:t>
      </w:r>
      <w:del w:id="304" w:author="Peris Yague, Alba" w:date="2021-05-06T11:39:00Z">
        <w:r w:rsidR="00A7012A" w:rsidDel="005C57C0">
          <w:rPr>
            <w:rFonts w:ascii="Arial" w:hAnsi="Arial" w:cs="Arial"/>
            <w:lang w:val="en-US"/>
          </w:rPr>
          <w:delText xml:space="preserve">Furthermore, </w:delText>
        </w:r>
      </w:del>
      <w:ins w:id="305" w:author="Peris Yague, Alba" w:date="2021-05-06T11:39:00Z">
        <w:r w:rsidR="005C57C0">
          <w:rPr>
            <w:rFonts w:ascii="Arial" w:hAnsi="Arial" w:cs="Arial"/>
            <w:lang w:val="en-US"/>
          </w:rPr>
          <w:t>T</w:t>
        </w:r>
      </w:ins>
      <w:del w:id="306" w:author="Peris Yague, Alba" w:date="2021-05-06T11:39:00Z">
        <w:r w:rsidR="00A7012A" w:rsidDel="005C57C0">
          <w:rPr>
            <w:rFonts w:ascii="Arial" w:hAnsi="Arial" w:cs="Arial"/>
            <w:lang w:val="en-US"/>
          </w:rPr>
          <w:delText>t</w:delText>
        </w:r>
      </w:del>
      <w:r w:rsidR="00A7012A">
        <w:rPr>
          <w:rFonts w:ascii="Arial" w:hAnsi="Arial" w:cs="Arial"/>
          <w:lang w:val="en-US"/>
        </w:rPr>
        <w:t>he current results</w:t>
      </w:r>
      <w:r w:rsidR="00261A32">
        <w:rPr>
          <w:rFonts w:ascii="Arial" w:hAnsi="Arial" w:cs="Arial"/>
          <w:lang w:val="en-US"/>
        </w:rPr>
        <w:t>, which indicate a dissociation in emotional and perceptual salience,</w:t>
      </w:r>
      <w:r w:rsidR="00A7012A">
        <w:rPr>
          <w:rFonts w:ascii="Arial" w:hAnsi="Arial" w:cs="Arial"/>
          <w:lang w:val="en-US"/>
        </w:rPr>
        <w:t xml:space="preserve"> provide empirical evidence that could be used to </w:t>
      </w:r>
      <w:r w:rsidR="00BA04D0">
        <w:rPr>
          <w:rFonts w:ascii="Arial" w:hAnsi="Arial" w:cs="Arial"/>
          <w:lang w:val="en-US"/>
        </w:rPr>
        <w:t xml:space="preserve">update the </w:t>
      </w:r>
      <w:ins w:id="307" w:author="Peris Yague, Alba" w:date="2021-05-06T11:44:00Z">
        <w:r w:rsidR="00D22976">
          <w:rPr>
            <w:rFonts w:ascii="Arial" w:hAnsi="Arial" w:cs="Arial"/>
            <w:lang w:val="en-US"/>
          </w:rPr>
          <w:t xml:space="preserve">emotionality component in the </w:t>
        </w:r>
      </w:ins>
      <w:proofErr w:type="spellStart"/>
      <w:r w:rsidR="00BA04D0">
        <w:rPr>
          <w:rFonts w:ascii="Arial" w:hAnsi="Arial" w:cs="Arial"/>
          <w:lang w:val="en-US"/>
        </w:rPr>
        <w:t>eCMR</w:t>
      </w:r>
      <w:proofErr w:type="spellEnd"/>
      <w:del w:id="308" w:author="Peris Yague, Alba" w:date="2021-05-06T11:44:00Z">
        <w:r w:rsidR="00BA04D0" w:rsidDel="00D22976">
          <w:rPr>
            <w:rFonts w:ascii="Arial" w:hAnsi="Arial" w:cs="Arial"/>
            <w:lang w:val="en-US"/>
          </w:rPr>
          <w:delText xml:space="preserve"> model</w:delText>
        </w:r>
        <w:r w:rsidR="00261A32" w:rsidDel="00D22976">
          <w:rPr>
            <w:rFonts w:ascii="Arial" w:hAnsi="Arial" w:cs="Arial"/>
            <w:lang w:val="en-US"/>
          </w:rPr>
          <w:delText xml:space="preserve"> whereby emotional salience could be m</w:delText>
        </w:r>
        <w:r w:rsidR="00B34AA8" w:rsidDel="00D22976">
          <w:rPr>
            <w:rFonts w:ascii="Arial" w:hAnsi="Arial" w:cs="Arial"/>
            <w:lang w:val="en-US"/>
          </w:rPr>
          <w:delText xml:space="preserve">odeled not only via increased attentional mechanisms but also by interaction with an </w:delText>
        </w:r>
        <w:r w:rsidR="00B34AA8" w:rsidDel="00D22976">
          <w:rPr>
            <w:rFonts w:ascii="Arial" w:hAnsi="Arial" w:cs="Arial"/>
            <w:i/>
            <w:iCs/>
            <w:lang w:val="en-US"/>
          </w:rPr>
          <w:delText>emotional factor</w:delText>
        </w:r>
      </w:del>
      <w:r w:rsidR="00B34AA8">
        <w:rPr>
          <w:rFonts w:ascii="Arial" w:hAnsi="Arial" w:cs="Arial"/>
          <w:i/>
          <w:iCs/>
          <w:lang w:val="en-US"/>
        </w:rPr>
        <w:t>.</w:t>
      </w:r>
    </w:p>
    <w:p w14:paraId="00920050" w14:textId="2B7D65B1" w:rsidR="00F66FC6" w:rsidRDefault="00F66FC6" w:rsidP="00B20881">
      <w:pPr>
        <w:spacing w:line="480" w:lineRule="auto"/>
        <w:ind w:firstLine="360"/>
        <w:jc w:val="both"/>
        <w:rPr>
          <w:ins w:id="309" w:author="Peris Yague, Alba" w:date="2021-05-05T17:20:00Z"/>
          <w:rFonts w:ascii="Arial" w:hAnsi="Arial" w:cs="Arial"/>
          <w:lang w:val="en-US"/>
        </w:rPr>
      </w:pPr>
      <w:r>
        <w:rPr>
          <w:rFonts w:ascii="Arial" w:hAnsi="Arial" w:cs="Arial"/>
          <w:lang w:val="en-US"/>
        </w:rPr>
        <w:t xml:space="preserve">The present </w:t>
      </w:r>
      <w:del w:id="310" w:author="Peris Yague, Alba" w:date="2021-05-06T11:39:00Z">
        <w:r w:rsidDel="005C57C0">
          <w:rPr>
            <w:rFonts w:ascii="Arial" w:hAnsi="Arial" w:cs="Arial"/>
            <w:lang w:val="en-US"/>
          </w:rPr>
          <w:delText xml:space="preserve">results </w:delText>
        </w:r>
      </w:del>
      <w:ins w:id="311" w:author="Peris Yague, Alba" w:date="2021-05-06T11:39:00Z">
        <w:r w:rsidR="005C57C0">
          <w:rPr>
            <w:rFonts w:ascii="Arial" w:hAnsi="Arial" w:cs="Arial"/>
            <w:lang w:val="en-US"/>
          </w:rPr>
          <w:t xml:space="preserve">findings </w:t>
        </w:r>
      </w:ins>
      <w:r>
        <w:rPr>
          <w:rFonts w:ascii="Arial" w:hAnsi="Arial" w:cs="Arial"/>
          <w:lang w:val="en-US"/>
        </w:rPr>
        <w:t>could help the study of memory in disorders where strong emotion plays a key role</w:t>
      </w:r>
      <w:r w:rsidR="00440483">
        <w:rPr>
          <w:rFonts w:ascii="Arial" w:hAnsi="Arial" w:cs="Arial"/>
          <w:lang w:val="en-US"/>
        </w:rPr>
        <w:t>,</w:t>
      </w:r>
      <w:r>
        <w:rPr>
          <w:rFonts w:ascii="Arial" w:hAnsi="Arial" w:cs="Arial"/>
          <w:lang w:val="en-US"/>
        </w:rPr>
        <w:t xml:space="preserve"> such as posttraumatic stress disorder </w:t>
      </w:r>
      <w:del w:id="312" w:author="Peris Yague, Alba" w:date="2021-05-06T11:42:00Z">
        <w:r w:rsidDel="005C57C0">
          <w:rPr>
            <w:rFonts w:ascii="Arial" w:hAnsi="Arial" w:cs="Arial"/>
            <w:lang w:val="en-US"/>
          </w:rPr>
          <w:delText>(PTSD</w:delText>
        </w:r>
      </w:del>
      <w:ins w:id="313" w:author="Peris Yague, Alba" w:date="2021-05-06T11:41:00Z">
        <w:r w:rsidR="005C57C0">
          <w:rPr>
            <w:rFonts w:ascii="Arial" w:hAnsi="Arial" w:cs="Arial"/>
            <w:lang w:val="en-US"/>
          </w:rPr>
          <w:t>as</w:t>
        </w:r>
      </w:ins>
      <w:del w:id="314" w:author="Peris Yague, Alba" w:date="2021-05-05T17:23:00Z">
        <w:r w:rsidDel="002F19E6">
          <w:rPr>
            <w:rFonts w:ascii="Arial" w:hAnsi="Arial" w:cs="Arial"/>
            <w:lang w:val="en-US"/>
          </w:rPr>
          <w:delText xml:space="preserve">). </w:delText>
        </w:r>
        <w:r w:rsidR="001F042E" w:rsidDel="002F19E6">
          <w:rPr>
            <w:rFonts w:ascii="Arial" w:hAnsi="Arial" w:cs="Arial"/>
            <w:lang w:val="en-US"/>
          </w:rPr>
          <w:delText xml:space="preserve">Although, in the context of PTSD, research conducted in a laboratory setting </w:delText>
        </w:r>
        <w:r w:rsidR="00BF3870" w:rsidDel="002F19E6">
          <w:rPr>
            <w:rFonts w:ascii="Arial" w:hAnsi="Arial" w:cs="Arial"/>
            <w:lang w:val="en-US"/>
          </w:rPr>
          <w:delText xml:space="preserve">highly </w:delText>
        </w:r>
        <w:r w:rsidR="001F042E" w:rsidDel="002F19E6">
          <w:rPr>
            <w:rFonts w:ascii="Arial" w:hAnsi="Arial" w:cs="Arial"/>
            <w:lang w:val="en-US"/>
          </w:rPr>
          <w:delText xml:space="preserve">differs from </w:delText>
        </w:r>
        <w:r w:rsidR="0036206A" w:rsidDel="002F19E6">
          <w:rPr>
            <w:rFonts w:ascii="Arial" w:hAnsi="Arial" w:cs="Arial"/>
            <w:lang w:val="en-US"/>
          </w:rPr>
          <w:delText xml:space="preserve">a </w:delText>
        </w:r>
        <w:r w:rsidR="00BF3870" w:rsidDel="002F19E6">
          <w:rPr>
            <w:rFonts w:ascii="Arial" w:hAnsi="Arial" w:cs="Arial"/>
            <w:lang w:val="en-US"/>
          </w:rPr>
          <w:delText>real-world setting</w:delText>
        </w:r>
        <w:r w:rsidR="0036206A" w:rsidDel="002F19E6">
          <w:rPr>
            <w:rFonts w:ascii="Arial" w:hAnsi="Arial" w:cs="Arial"/>
            <w:lang w:val="en-US"/>
          </w:rPr>
          <w:delText>,</w:delText>
        </w:r>
        <w:r w:rsidR="00BF3870" w:rsidDel="002F19E6">
          <w:rPr>
            <w:rFonts w:ascii="Arial" w:hAnsi="Arial" w:cs="Arial"/>
            <w:lang w:val="en-US"/>
          </w:rPr>
          <w:delText xml:space="preserve"> </w:delText>
        </w:r>
      </w:del>
      <w:del w:id="315" w:author="Peris Yague, Alba" w:date="2021-05-05T16:40:00Z">
        <w:r w:rsidR="00BF3870" w:rsidDel="00B1641F">
          <w:rPr>
            <w:rFonts w:ascii="Arial" w:hAnsi="Arial" w:cs="Arial"/>
            <w:lang w:val="en-US"/>
          </w:rPr>
          <w:delText xml:space="preserve">research with functional magnetic resonance imaging has shown similar brain activity in trauma-unrelated settings which involve negative emotions such as sadness and anxiety as trauma-involving settings </w:delText>
        </w:r>
        <w:r w:rsidR="00BF3870" w:rsidDel="00B1641F">
          <w:rPr>
            <w:rFonts w:ascii="Arial" w:hAnsi="Arial" w:cs="Arial"/>
            <w:lang w:val="en-US"/>
          </w:rPr>
          <w:fldChar w:fldCharType="begin" w:fldLock="1"/>
        </w:r>
        <w:r w:rsidR="00B34ACB" w:rsidRPr="005C57C0" w:rsidDel="00B1641F">
          <w:rPr>
            <w:rFonts w:ascii="Arial" w:hAnsi="Arial" w:cs="Arial"/>
            <w:lang w:val="en-US"/>
          </w:rPr>
          <w:delInstrText>ADDIN CSL_CITATION {"citationItems":[{"id":"ITEM-1","itemData":{"DOI":"10.1176/appi.ajp.2009.09081168","ISBN":"1535-7228 (Electronic)\\n0002-953X (Linking)","ISSN":"0002953X","PMID":"20360318","abstract":"In this article, the authors present evidence regarding a dissociative subtype of PTSD, with clinical and neurobiological features that can be distinguished from nondissociative PTSD. The dissociative subtype is characterized by overmodulation of affect, while the more common undermodulated type involves the predominance of reexperiencing and hyperarousal symptoms. This article focuses on the neural manifestations of the dissociative subtype in PTSD and compares it to those underlying the reexperiencing/hyperaroused subtype. A model that includes these two types of emotion dysregulation in PTSD is described. In this model, reexperiencing/hyperarousal reactivity is viewed as a form of emotion dysregulation that involves emotional undermodulation, mediated by failure of prefrontal inhibition of limbic regions. In contrast, the dissociative subtype of PTSD is described as a form of emotion dysregulation that involves emotional overmodulation mediated by midline prefrontal inhibition of the same limbic regions. Both types of modulation are involved in a dynamic interplay and lead to alternating symptom profiles in PTSD. These findings have important implications for treatment of PTSD, including the need to assess patients with PTSD for dissociative symptoms and to incorporate the treatment of dissociative symptoms into stage-oriented trauma treatment.","author":[{"dropping-particle":"","family":"Lanius","given":"Ruth A.","non-dropping-particle":"","parse-names":false,"suffix":""},{"dropping-particle":"","family":"Vermetten","given":"Eric","non-dropping-particle":"","parse-names":false,"suffix":""},{"dropping-particle":"","family":"Loewenstein","given":"Richard J.","non-dropping-particle":"","parse-names":false,"suffix":""},{"dropping-particle":"","family":"Brand","given":"Bethany","non-dropping-particle":"","parse-names":false,"suffix":""},{"dropping-particle":"","family":"Christian","given":"Schmahl","non-dropping-particle":"","parse-names":false,"suffix":""},{"dropping-particle":"","family":"Bremner","given":"J. Douglas","non-dropping-particle":"","parse-names":false,"suffix":""},{"dropping-particle":"","family":"Spiegel","given":"David","non-dropping-particle":"","parse-names":false,"suffix":""}],"container-title":"American Journal of Psychiatry","id":"ITEM-1","issue":"6","issued":{"date-parts":[["2010"]]},"page":"640-647","title":"Emotion modulation in PTSD: Clinical and neurobiological evidence for a dissociative subtype","type":"article-journal","volume":"167"},"uris":["http://www.mendeley.com/documents/?uuid=b04cc710-d0fd-45b3-b44c-c736ef942149"]}],"mendeley":{"formattedCitation":"(Lanius et al., 2010)","plainTextFormattedCitation":"(Lanius et al., 2010)","previouslyFormattedCitation":"(Lanius et al., 2010)"},"properties":{"noteIndex":0},"schema":"https://github.com/citation-style-language/schema/raw/master/csl-citation.json"}</w:delInstrText>
        </w:r>
        <w:r w:rsidR="00BF3870" w:rsidDel="00B1641F">
          <w:rPr>
            <w:rFonts w:ascii="Arial" w:hAnsi="Arial" w:cs="Arial"/>
            <w:lang w:val="en-US"/>
          </w:rPr>
          <w:fldChar w:fldCharType="separate"/>
        </w:r>
        <w:r w:rsidR="00BF3870" w:rsidRPr="00BF3870" w:rsidDel="00B1641F">
          <w:rPr>
            <w:rFonts w:ascii="Arial" w:hAnsi="Arial" w:cs="Arial"/>
            <w:noProof/>
            <w:lang w:val="en-US"/>
          </w:rPr>
          <w:delText>(Lanius et al., 2010)</w:delText>
        </w:r>
        <w:r w:rsidR="00BF3870" w:rsidDel="00B1641F">
          <w:rPr>
            <w:rFonts w:ascii="Arial" w:hAnsi="Arial" w:cs="Arial"/>
            <w:lang w:val="en-US"/>
          </w:rPr>
          <w:fldChar w:fldCharType="end"/>
        </w:r>
        <w:r w:rsidR="00D034D0" w:rsidDel="00B1641F">
          <w:rPr>
            <w:rFonts w:ascii="Arial" w:hAnsi="Arial" w:cs="Arial"/>
            <w:lang w:val="en-US"/>
          </w:rPr>
          <w:delText xml:space="preserve">. </w:delText>
        </w:r>
        <w:r w:rsidR="004F1531" w:rsidDel="00B1641F">
          <w:rPr>
            <w:rFonts w:ascii="Arial" w:hAnsi="Arial" w:cs="Arial"/>
            <w:lang w:val="en-US"/>
          </w:rPr>
          <w:delText xml:space="preserve">PTSD research has shown </w:delText>
        </w:r>
      </w:del>
      <w:del w:id="316" w:author="Peris Yague, Alba" w:date="2021-05-05T16:41:00Z">
        <w:r w:rsidR="004F1531" w:rsidDel="00B1641F">
          <w:rPr>
            <w:rFonts w:ascii="Arial" w:hAnsi="Arial" w:cs="Arial"/>
            <w:lang w:val="en-US"/>
          </w:rPr>
          <w:delText>t</w:delText>
        </w:r>
      </w:del>
      <w:del w:id="317" w:author="Peris Yague, Alba" w:date="2021-05-05T16:40:00Z">
        <w:r w:rsidR="004F1531" w:rsidDel="00B1641F">
          <w:rPr>
            <w:rFonts w:ascii="Arial" w:hAnsi="Arial" w:cs="Arial"/>
            <w:lang w:val="en-US"/>
          </w:rPr>
          <w:delText xml:space="preserve">hat </w:delText>
        </w:r>
      </w:del>
      <w:del w:id="318" w:author="Peris Yague, Alba" w:date="2021-05-05T17:23:00Z">
        <w:r w:rsidR="00B34ACB" w:rsidDel="002F19E6">
          <w:rPr>
            <w:rFonts w:ascii="Arial" w:hAnsi="Arial" w:cs="Arial"/>
            <w:lang w:val="en-US"/>
          </w:rPr>
          <w:delText>r</w:delText>
        </w:r>
      </w:del>
      <w:del w:id="319" w:author="Peris Yague, Alba" w:date="2021-05-06T11:41:00Z">
        <w:r w:rsidR="00B34ACB" w:rsidDel="005C57C0">
          <w:rPr>
            <w:rFonts w:ascii="Arial" w:hAnsi="Arial" w:cs="Arial"/>
            <w:lang w:val="en-US"/>
          </w:rPr>
          <w:delText>e</w:delText>
        </w:r>
        <w:r w:rsidR="004F1531" w:rsidDel="005C57C0">
          <w:rPr>
            <w:rFonts w:ascii="Arial" w:hAnsi="Arial" w:cs="Arial"/>
            <w:lang w:val="en-US"/>
          </w:rPr>
          <w:delText xml:space="preserve">collection of traumatic events differs from natural, neutral events </w:delText>
        </w:r>
        <w:r w:rsidR="00B34ACB" w:rsidDel="005C57C0">
          <w:rPr>
            <w:rFonts w:ascii="Arial" w:hAnsi="Arial" w:cs="Arial"/>
            <w:lang w:val="en-US"/>
          </w:rPr>
          <w:delText>and, that</w:delText>
        </w:r>
      </w:del>
      <w:r w:rsidR="00B34ACB">
        <w:rPr>
          <w:rFonts w:ascii="Arial" w:hAnsi="Arial" w:cs="Arial"/>
          <w:lang w:val="en-US"/>
        </w:rPr>
        <w:t xml:space="preserve"> retrograde amnesia</w:t>
      </w:r>
      <w:r w:rsidR="00BC6347">
        <w:rPr>
          <w:rFonts w:ascii="Arial" w:hAnsi="Arial" w:cs="Arial"/>
          <w:lang w:val="en-US"/>
        </w:rPr>
        <w:t xml:space="preserve"> and dissociative experiences</w:t>
      </w:r>
      <w:r w:rsidR="00B34ACB">
        <w:rPr>
          <w:rFonts w:ascii="Arial" w:hAnsi="Arial" w:cs="Arial"/>
          <w:lang w:val="en-US"/>
        </w:rPr>
        <w:t xml:space="preserve"> </w:t>
      </w:r>
      <w:r w:rsidR="00BC6347">
        <w:rPr>
          <w:rFonts w:ascii="Arial" w:hAnsi="Arial" w:cs="Arial"/>
          <w:lang w:val="en-US"/>
        </w:rPr>
        <w:t>are</w:t>
      </w:r>
      <w:r w:rsidR="00B34ACB">
        <w:rPr>
          <w:rFonts w:ascii="Arial" w:hAnsi="Arial" w:cs="Arial"/>
          <w:lang w:val="en-US"/>
        </w:rPr>
        <w:t xml:space="preserve"> </w:t>
      </w:r>
      <w:del w:id="320" w:author="Peris Yague, Alba" w:date="2021-05-06T11:41:00Z">
        <w:r w:rsidR="00B34ACB" w:rsidDel="005C57C0">
          <w:rPr>
            <w:rFonts w:ascii="Arial" w:hAnsi="Arial" w:cs="Arial"/>
            <w:lang w:val="en-US"/>
          </w:rPr>
          <w:delText xml:space="preserve">also </w:delText>
        </w:r>
      </w:del>
      <w:r w:rsidR="00B34ACB">
        <w:rPr>
          <w:rFonts w:ascii="Arial" w:hAnsi="Arial" w:cs="Arial"/>
          <w:lang w:val="en-US"/>
        </w:rPr>
        <w:t xml:space="preserve">present in the disorder </w:t>
      </w:r>
      <w:r w:rsidR="00B34ACB">
        <w:rPr>
          <w:rFonts w:ascii="Arial" w:hAnsi="Arial" w:cs="Arial"/>
          <w:lang w:val="en-US"/>
        </w:rPr>
        <w:fldChar w:fldCharType="begin" w:fldLock="1"/>
      </w:r>
      <w:r w:rsidR="00760348">
        <w:rPr>
          <w:rFonts w:ascii="Arial" w:hAnsi="Arial" w:cs="Arial"/>
          <w:lang w:val="en-US"/>
        </w:rPr>
        <w:instrText>ADDIN CSL_CITATION {"citationItems":[{"id":"ITEM-1","itemData":{"author":[{"dropping-particle":"","family":"Kolk","given":"Bessel A.","non-dropping-particle":"van der","parse-names":false,"suffix":""},{"dropping-particle":"","family":"Fisler","given":"Rita","non-dropping-particle":"","parse-names":false,"suffix":""}],"container-title":"Journal of Traumatic Stress","id":"ITEM-1","issue":"525","issued":{"date-parts":[["1995"]]},"page":"1-20","title":"Dissociation and the Fragmentary Nature of Traumatic memories: Overview and Exploratory Study.","type":"article-journal","volume":"505"},"uris":["http://www.mendeley.com/documents/?uuid=cadd3408-4a00-4726-9acc-bd130b8cebe1"]},{"id":"ITEM-2","itemData":{"DOI":"10.1016/S0272-7358(03)00033-3","ISSN":"02727358","PMID":"12729677","abstract":"We summarize recent research on the psychological processes implicated in posttraumatic stress disorder (PTSD) as an aid to evaluating theoretical models of the disorder. After describing a number of early approaches, including social-cognitive, conditioning, information-processing, and anxious apprehension models of PTSD, the article provides a comparative analysis and evaluation of three recent theories: Foa and Rothbaum's [Foa, E. B. &amp; Rothbaum, B. O. (1998). Treating the trauma of rape: cognitive behavioral therapy for PTSD. New York: Guilford Press] emotional processing theory; Brewin, Dalgleish, and Joseph's [Psychological Review 103 (1996) 670] dual representation theory; Ehlers and Clark's [Behaviour Research and Therapy 38 (2000) 319] cognitive theory. We review empirical evidence relevant to each model and identify promising areas for further research. © 2003 Elsevier Science Ltd. All rights reserved.","author":[{"dropping-particle":"","family":"Brewin","given":"Chris R.","non-dropping-particle":"","parse-names":false,"suffix":""},{"dropping-particle":"","family":"Holmes","given":"Emily A.","non-dropping-particle":"","parse-names":false,"suffix":""}],"container-title":"Clinical Psychology Review","id":"ITEM-2","issue":"3","issued":{"date-parts":[["2003"]]},"page":"339-376","title":"Psychological theories of posttraumatic stress disorder","type":"article-journal","volume":"23"},"uris":["http://www.mendeley.com/documents/?uuid=d0320e64-407b-48a8-a60d-446b85fde646"]}],"mendeley":{"formattedCitation":"(Brewin and Holmes, 2003; van der Kolk and Fisler, 1995)","plainTextFormattedCitation":"(Brewin and Holmes, 2003; van der Kolk and Fisler, 1995)","previouslyFormattedCitation":"(Brewin and Holmes, 2003; van der Kolk and Fisler, 1995)"},"properties":{"noteIndex":0},"schema":"https://github.com/citation-style-language/schema/raw/master/csl-citation.json"}</w:instrText>
      </w:r>
      <w:r w:rsidR="00B34ACB">
        <w:rPr>
          <w:rFonts w:ascii="Arial" w:hAnsi="Arial" w:cs="Arial"/>
          <w:lang w:val="en-US"/>
        </w:rPr>
        <w:fldChar w:fldCharType="separate"/>
      </w:r>
      <w:r w:rsidR="00BC6347" w:rsidRPr="00BC6347">
        <w:rPr>
          <w:rFonts w:ascii="Arial" w:hAnsi="Arial" w:cs="Arial"/>
          <w:noProof/>
          <w:lang w:val="en-US"/>
        </w:rPr>
        <w:t>(Brewin and Holmes, 2003; van der Kolk and Fisler, 1995)</w:t>
      </w:r>
      <w:r w:rsidR="00B34ACB">
        <w:rPr>
          <w:rFonts w:ascii="Arial" w:hAnsi="Arial" w:cs="Arial"/>
          <w:lang w:val="en-US"/>
        </w:rPr>
        <w:fldChar w:fldCharType="end"/>
      </w:r>
      <w:r w:rsidR="00B34ACB">
        <w:rPr>
          <w:rFonts w:ascii="Arial" w:hAnsi="Arial" w:cs="Arial"/>
          <w:lang w:val="en-US"/>
        </w:rPr>
        <w:t xml:space="preserve">. </w:t>
      </w:r>
      <w:r w:rsidR="00AB3D4F">
        <w:rPr>
          <w:rFonts w:ascii="Arial" w:hAnsi="Arial" w:cs="Arial"/>
          <w:lang w:val="en-US"/>
        </w:rPr>
        <w:t>Applying quantitative approaches such as done in the present study to investigate memory recollection</w:t>
      </w:r>
      <w:ins w:id="321" w:author="Peris Yague, Alba" w:date="2021-05-06T11:42:00Z">
        <w:r w:rsidR="005C57C0">
          <w:rPr>
            <w:rFonts w:ascii="Arial" w:hAnsi="Arial" w:cs="Arial"/>
            <w:lang w:val="en-US"/>
          </w:rPr>
          <w:t xml:space="preserve"> </w:t>
        </w:r>
      </w:ins>
      <w:del w:id="322" w:author="Peris Yague, Alba" w:date="2021-05-06T11:42:00Z">
        <w:r w:rsidR="00AB3D4F" w:rsidDel="005C57C0">
          <w:rPr>
            <w:rFonts w:ascii="Arial" w:hAnsi="Arial" w:cs="Arial"/>
            <w:lang w:val="en-US"/>
          </w:rPr>
          <w:delText xml:space="preserve"> in PTSD </w:delText>
        </w:r>
      </w:del>
      <w:r w:rsidR="00AB3D4F">
        <w:rPr>
          <w:rFonts w:ascii="Arial" w:hAnsi="Arial" w:cs="Arial"/>
          <w:lang w:val="en-US"/>
        </w:rPr>
        <w:t xml:space="preserve">would </w:t>
      </w:r>
      <w:r w:rsidR="00340AD2">
        <w:rPr>
          <w:rFonts w:ascii="Arial" w:hAnsi="Arial" w:cs="Arial"/>
          <w:lang w:val="en-US"/>
        </w:rPr>
        <w:t xml:space="preserve">help elucidate the underlying mechanisms of memory recall underlying the disorder. </w:t>
      </w:r>
      <w:r w:rsidR="00AB3D4F">
        <w:rPr>
          <w:rFonts w:ascii="Arial" w:hAnsi="Arial" w:cs="Arial"/>
          <w:lang w:val="en-US"/>
        </w:rPr>
        <w:t xml:space="preserve"> </w:t>
      </w:r>
    </w:p>
    <w:p w14:paraId="2E6F5F77" w14:textId="31F14F35" w:rsidR="002F19E6" w:rsidRDefault="002F19E6" w:rsidP="00B20881">
      <w:pPr>
        <w:spacing w:line="480" w:lineRule="auto"/>
        <w:ind w:firstLine="360"/>
        <w:jc w:val="both"/>
        <w:rPr>
          <w:ins w:id="323" w:author="Peris Yague, Alba" w:date="2021-05-05T17:24:00Z"/>
          <w:rFonts w:ascii="Arial" w:hAnsi="Arial" w:cs="Arial"/>
          <w:lang w:val="en-US"/>
        </w:rPr>
      </w:pPr>
    </w:p>
    <w:p w14:paraId="117862D2" w14:textId="5273DF77" w:rsidR="00527678" w:rsidRDefault="00527678" w:rsidP="00B20881">
      <w:pPr>
        <w:spacing w:line="480" w:lineRule="auto"/>
        <w:ind w:firstLine="360"/>
        <w:jc w:val="both"/>
        <w:rPr>
          <w:ins w:id="324" w:author="Peris Yague, Alba" w:date="2021-05-05T17:24:00Z"/>
          <w:rFonts w:ascii="Arial" w:hAnsi="Arial" w:cs="Arial"/>
          <w:lang w:val="en-US"/>
        </w:rPr>
      </w:pPr>
    </w:p>
    <w:p w14:paraId="4250B584" w14:textId="77777777" w:rsidR="00527678" w:rsidRDefault="00527678" w:rsidP="00B20881">
      <w:pPr>
        <w:spacing w:line="480" w:lineRule="auto"/>
        <w:ind w:firstLine="360"/>
        <w:jc w:val="both"/>
        <w:rPr>
          <w:rFonts w:ascii="Arial" w:hAnsi="Arial" w:cs="Arial"/>
          <w:lang w:val="en-US"/>
        </w:rPr>
      </w:pPr>
    </w:p>
    <w:p w14:paraId="3561BE27" w14:textId="22E215AE" w:rsidR="00B337A8" w:rsidRDefault="00F342FB" w:rsidP="00B337A8">
      <w:pPr>
        <w:pStyle w:val="Heading1"/>
        <w:rPr>
          <w:ins w:id="325" w:author="Peris Yague, Alba" w:date="2021-05-05T16:25:00Z"/>
          <w:rFonts w:ascii="Arial" w:hAnsi="Arial" w:cs="Arial"/>
          <w:b/>
          <w:bCs/>
          <w:color w:val="auto"/>
          <w:lang w:val="en-US"/>
        </w:rPr>
      </w:pPr>
      <w:moveFromRangeStart w:id="326" w:author="Peris Yague, Alba" w:date="2021-05-05T16:41:00Z" w:name="move71125314"/>
      <w:moveFrom w:id="327" w:author="Peris Yague, Alba" w:date="2021-05-05T16:41:00Z">
        <w:r w:rsidDel="00B1641F">
          <w:rPr>
            <w:rFonts w:ascii="Arial" w:hAnsi="Arial" w:cs="Arial"/>
            <w:lang w:val="en-US"/>
          </w:rPr>
          <w:t xml:space="preserve">We </w:t>
        </w:r>
        <w:r w:rsidR="00440483" w:rsidDel="00B1641F">
          <w:rPr>
            <w:rFonts w:ascii="Arial" w:hAnsi="Arial" w:cs="Arial"/>
            <w:lang w:val="en-US"/>
          </w:rPr>
          <w:t>applyi</w:t>
        </w:r>
        <w:r w:rsidDel="00B1641F">
          <w:rPr>
            <w:rFonts w:ascii="Arial" w:hAnsi="Arial" w:cs="Arial"/>
            <w:lang w:val="en-US"/>
          </w:rPr>
          <w:t>ed</w:t>
        </w:r>
        <w:r w:rsidR="00440483" w:rsidDel="00B1641F">
          <w:rPr>
            <w:rFonts w:ascii="Arial" w:hAnsi="Arial" w:cs="Arial"/>
            <w:lang w:val="en-US"/>
          </w:rPr>
          <w:t xml:space="preserve"> a quantitative CRP analysis to free recall of perceptual and emotional oddballs</w:t>
        </w:r>
        <w:r w:rsidR="007E4734" w:rsidDel="00B1641F">
          <w:rPr>
            <w:rFonts w:ascii="Arial" w:hAnsi="Arial" w:cs="Arial"/>
            <w:lang w:val="en-US"/>
          </w:rPr>
          <w:t xml:space="preserve">. </w:t>
        </w:r>
        <w:r w:rsidDel="00B1641F">
          <w:rPr>
            <w:rFonts w:ascii="Arial" w:hAnsi="Arial" w:cs="Arial"/>
            <w:lang w:val="en-US"/>
          </w:rPr>
          <w:t>In conclusion, w</w:t>
        </w:r>
        <w:r w:rsidR="007E4734" w:rsidDel="00B1641F">
          <w:rPr>
            <w:rFonts w:ascii="Arial" w:hAnsi="Arial" w:cs="Arial"/>
            <w:lang w:val="en-US"/>
          </w:rPr>
          <w:t xml:space="preserve">hilst both oddball types showed forward contiguity effects, </w:t>
        </w:r>
        <w:r w:rsidR="00440483" w:rsidDel="00B1641F">
          <w:rPr>
            <w:rFonts w:ascii="Arial" w:hAnsi="Arial" w:cs="Arial"/>
            <w:lang w:val="en-US"/>
          </w:rPr>
          <w:t xml:space="preserve">we found stronger forward contiguity effects </w:t>
        </w:r>
        <w:r w:rsidR="007E4734" w:rsidDel="00B1641F">
          <w:rPr>
            <w:rFonts w:ascii="Arial" w:hAnsi="Arial" w:cs="Arial"/>
            <w:lang w:val="en-US"/>
          </w:rPr>
          <w:t>in transitions from the emotional oddballs</w:t>
        </w:r>
        <w:r w:rsidDel="00B1641F">
          <w:rPr>
            <w:rFonts w:ascii="Arial" w:hAnsi="Arial" w:cs="Arial"/>
            <w:lang w:val="en-US"/>
          </w:rPr>
          <w:t xml:space="preserve"> i.e an enhanced memory forward-flow</w:t>
        </w:r>
        <w:r w:rsidR="00465196" w:rsidDel="00B1641F">
          <w:rPr>
            <w:rFonts w:ascii="Arial" w:hAnsi="Arial" w:cs="Arial"/>
            <w:lang w:val="en-US"/>
          </w:rPr>
          <w:t xml:space="preserve"> after emotional oddballs</w:t>
        </w:r>
        <w:r w:rsidDel="00B1641F">
          <w:rPr>
            <w:rFonts w:ascii="Arial" w:hAnsi="Arial" w:cs="Arial"/>
            <w:lang w:val="en-US"/>
          </w:rPr>
          <w:t xml:space="preserve"> </w:t>
        </w:r>
        <w:r w:rsidR="007E4734" w:rsidDel="00B1641F">
          <w:rPr>
            <w:rFonts w:ascii="Arial" w:hAnsi="Arial" w:cs="Arial"/>
            <w:lang w:val="en-US"/>
          </w:rPr>
          <w:t xml:space="preserve">compared to perceptual ones. Overall, these results shed light on potentially distinct mechanisms underlying CRP curve modulation by different types of salience and could inform future work into clinical manifestations of emotional memory. </w:t>
        </w:r>
      </w:moveFrom>
      <w:moveFromRangeEnd w:id="326"/>
      <w:ins w:id="328" w:author="Peris Yague, Alba" w:date="2021-05-05T16:25:00Z">
        <w:r w:rsidR="00B337A8">
          <w:rPr>
            <w:rFonts w:ascii="Arial" w:hAnsi="Arial" w:cs="Arial"/>
            <w:b/>
            <w:bCs/>
            <w:color w:val="auto"/>
            <w:lang w:val="en-US"/>
          </w:rPr>
          <w:t xml:space="preserve">AUTHOR CONTRIBUTION </w:t>
        </w:r>
      </w:ins>
    </w:p>
    <w:p w14:paraId="1018A2E6" w14:textId="77777777" w:rsidR="002F19E6" w:rsidRDefault="002F19E6" w:rsidP="00354CE5">
      <w:pPr>
        <w:spacing w:line="480" w:lineRule="auto"/>
        <w:rPr>
          <w:ins w:id="329" w:author="Peris Yague, Alba" w:date="2021-05-05T17:20:00Z"/>
          <w:rFonts w:ascii="Arial" w:hAnsi="Arial" w:cs="Arial"/>
          <w:lang w:val="en-US"/>
        </w:rPr>
      </w:pPr>
    </w:p>
    <w:p w14:paraId="7B3CCC21" w14:textId="660605C7" w:rsidR="00B337A8" w:rsidRPr="00E3792B" w:rsidRDefault="00E3792B">
      <w:pPr>
        <w:spacing w:line="480" w:lineRule="auto"/>
        <w:rPr>
          <w:ins w:id="330" w:author="Peris Yague, Alba" w:date="2021-05-05T16:25:00Z"/>
          <w:rFonts w:ascii="Arial" w:hAnsi="Arial" w:cs="Arial"/>
          <w:lang w:val="en-US"/>
          <w:rPrChange w:id="331" w:author="Peris Yague, Alba" w:date="2021-05-05T17:12:00Z">
            <w:rPr>
              <w:ins w:id="332" w:author="Peris Yague, Alba" w:date="2021-05-05T16:25:00Z"/>
              <w:lang w:val="en-US"/>
            </w:rPr>
          </w:rPrChange>
        </w:rPr>
        <w:pPrChange w:id="333" w:author="Peris Yague, Alba" w:date="2021-05-05T17:13:00Z">
          <w:pPr/>
        </w:pPrChange>
      </w:pPr>
      <w:ins w:id="334" w:author="Peris Yague, Alba" w:date="2021-05-05T17:12:00Z">
        <w:r w:rsidRPr="00E3792B">
          <w:rPr>
            <w:rFonts w:ascii="Arial" w:hAnsi="Arial" w:cs="Arial"/>
            <w:lang w:val="en-US"/>
            <w:rPrChange w:id="335" w:author="Peris Yague, Alba" w:date="2021-05-05T17:12:00Z">
              <w:rPr>
                <w:lang w:val="en-US"/>
              </w:rPr>
            </w:rPrChange>
          </w:rPr>
          <w:t xml:space="preserve">B.S </w:t>
        </w:r>
        <w:r>
          <w:rPr>
            <w:rFonts w:ascii="Arial" w:hAnsi="Arial" w:cs="Arial"/>
            <w:lang w:val="en-US"/>
          </w:rPr>
          <w:t>designed the experiment. B.S, A.P.Y and D.F analyzed the dat</w:t>
        </w:r>
      </w:ins>
      <w:ins w:id="336" w:author="Peris Yague, Alba" w:date="2021-05-05T17:13:00Z">
        <w:r>
          <w:rPr>
            <w:rFonts w:ascii="Arial" w:hAnsi="Arial" w:cs="Arial"/>
            <w:lang w:val="en-US"/>
          </w:rPr>
          <w:t xml:space="preserve">a and wrote the manuscript. </w:t>
        </w:r>
      </w:ins>
    </w:p>
    <w:p w14:paraId="465557EE" w14:textId="531B0F6A" w:rsidR="00B337A8" w:rsidRPr="00E3792B" w:rsidRDefault="00B337A8" w:rsidP="00B337A8">
      <w:pPr>
        <w:rPr>
          <w:ins w:id="337" w:author="Peris Yague, Alba" w:date="2021-05-05T16:25:00Z"/>
          <w:rFonts w:ascii="Arial" w:hAnsi="Arial" w:cs="Arial"/>
          <w:lang w:val="en-US"/>
          <w:rPrChange w:id="338" w:author="Peris Yague, Alba" w:date="2021-05-05T17:12:00Z">
            <w:rPr>
              <w:ins w:id="339" w:author="Peris Yague, Alba" w:date="2021-05-05T16:25:00Z"/>
              <w:lang w:val="en-US"/>
            </w:rPr>
          </w:rPrChange>
        </w:rPr>
      </w:pPr>
    </w:p>
    <w:p w14:paraId="1C591EB7" w14:textId="029916A3" w:rsidR="00B337A8" w:rsidRDefault="00B337A8" w:rsidP="00B337A8">
      <w:pPr>
        <w:pStyle w:val="Heading1"/>
        <w:rPr>
          <w:ins w:id="340" w:author="Peris Yague, Alba" w:date="2021-05-05T16:26:00Z"/>
          <w:rFonts w:ascii="Arial" w:hAnsi="Arial" w:cs="Arial"/>
          <w:b/>
          <w:bCs/>
          <w:color w:val="auto"/>
          <w:lang w:val="en-US"/>
        </w:rPr>
      </w:pPr>
      <w:ins w:id="341" w:author="Peris Yague, Alba" w:date="2021-05-05T16:26:00Z">
        <w:r>
          <w:rPr>
            <w:rFonts w:ascii="Arial" w:hAnsi="Arial" w:cs="Arial"/>
            <w:b/>
            <w:bCs/>
            <w:color w:val="auto"/>
            <w:lang w:val="en-US"/>
          </w:rPr>
          <w:lastRenderedPageBreak/>
          <w:t xml:space="preserve">OPEN PRACTICES STATEMENT </w:t>
        </w:r>
      </w:ins>
    </w:p>
    <w:p w14:paraId="32BAEF8F" w14:textId="119CE38C" w:rsidR="00B337A8" w:rsidRPr="00354CE5" w:rsidRDefault="00354CE5">
      <w:pPr>
        <w:spacing w:line="480" w:lineRule="auto"/>
        <w:rPr>
          <w:ins w:id="342" w:author="Peris Yague, Alba" w:date="2021-05-05T16:26:00Z"/>
          <w:rFonts w:ascii="Arial" w:hAnsi="Arial" w:cs="Arial"/>
          <w:lang w:val="en-US"/>
          <w:rPrChange w:id="343" w:author="Peris Yague, Alba" w:date="2021-05-05T17:15:00Z">
            <w:rPr>
              <w:ins w:id="344" w:author="Peris Yague, Alba" w:date="2021-05-05T16:26:00Z"/>
              <w:lang w:val="en-US"/>
            </w:rPr>
          </w:rPrChange>
        </w:rPr>
        <w:pPrChange w:id="345" w:author="Peris Yague, Alba" w:date="2021-05-05T17:15:00Z">
          <w:pPr/>
        </w:pPrChange>
      </w:pPr>
      <w:ins w:id="346" w:author="Peris Yague, Alba" w:date="2021-05-05T17:13:00Z">
        <w:r w:rsidRPr="00354CE5">
          <w:rPr>
            <w:rFonts w:ascii="Arial" w:hAnsi="Arial" w:cs="Arial"/>
            <w:lang w:val="en-US"/>
            <w:rPrChange w:id="347" w:author="Peris Yague, Alba" w:date="2021-05-05T17:15:00Z">
              <w:rPr>
                <w:lang w:val="en-US"/>
              </w:rPr>
            </w:rPrChange>
          </w:rPr>
          <w:t xml:space="preserve">The experiments </w:t>
        </w:r>
      </w:ins>
      <w:ins w:id="348" w:author="Peris Yague, Alba" w:date="2021-05-05T17:14:00Z">
        <w:r w:rsidRPr="00354CE5">
          <w:rPr>
            <w:rFonts w:ascii="Arial" w:hAnsi="Arial" w:cs="Arial"/>
            <w:lang w:val="en-US"/>
            <w:rPrChange w:id="349" w:author="Peris Yague, Alba" w:date="2021-05-05T17:15:00Z">
              <w:rPr>
                <w:lang w:val="en-US"/>
              </w:rPr>
            </w:rPrChange>
          </w:rPr>
          <w:t xml:space="preserve">were not pre-registered. Raw data, analysis pipelines and </w:t>
        </w:r>
        <w:proofErr w:type="gramStart"/>
        <w:r w:rsidRPr="00354CE5">
          <w:rPr>
            <w:rFonts w:ascii="Arial" w:hAnsi="Arial" w:cs="Arial"/>
            <w:lang w:val="en-US"/>
            <w:rPrChange w:id="350" w:author="Peris Yague, Alba" w:date="2021-05-05T17:15:00Z">
              <w:rPr>
                <w:lang w:val="en-US"/>
              </w:rPr>
            </w:rPrChange>
          </w:rPr>
          <w:t>code  used</w:t>
        </w:r>
        <w:proofErr w:type="gramEnd"/>
        <w:r w:rsidRPr="00354CE5">
          <w:rPr>
            <w:rFonts w:ascii="Arial" w:hAnsi="Arial" w:cs="Arial"/>
            <w:lang w:val="en-US"/>
            <w:rPrChange w:id="351" w:author="Peris Yague, Alba" w:date="2021-05-05T17:15:00Z">
              <w:rPr>
                <w:lang w:val="en-US"/>
              </w:rPr>
            </w:rPrChange>
          </w:rPr>
          <w:t xml:space="preserve"> in the present paper can be found here:</w:t>
        </w:r>
        <w:r w:rsidRPr="00354CE5">
          <w:rPr>
            <w:rFonts w:ascii="Arial" w:hAnsi="Arial" w:cs="Arial"/>
            <w:rPrChange w:id="352" w:author="Peris Yague, Alba" w:date="2021-05-05T17:15:00Z">
              <w:rPr/>
            </w:rPrChange>
          </w:rPr>
          <w:t xml:space="preserve"> </w:t>
        </w:r>
        <w:r w:rsidRPr="00354CE5">
          <w:rPr>
            <w:rFonts w:ascii="Arial" w:hAnsi="Arial" w:cs="Arial"/>
            <w:rPrChange w:id="353" w:author="Peris Yague, Alba" w:date="2021-05-05T17:15:00Z">
              <w:rPr/>
            </w:rPrChange>
          </w:rPr>
          <w:fldChar w:fldCharType="begin"/>
        </w:r>
        <w:r w:rsidRPr="00354CE5">
          <w:rPr>
            <w:rFonts w:ascii="Arial" w:hAnsi="Arial" w:cs="Arial"/>
            <w:rPrChange w:id="354" w:author="Peris Yague, Alba" w:date="2021-05-05T17:15:00Z">
              <w:rPr/>
            </w:rPrChange>
          </w:rPr>
          <w:instrText xml:space="preserve"> HYPERLINK "https://github.com/TheStrangeLab/Odd_SOA_CRP" </w:instrText>
        </w:r>
        <w:r w:rsidRPr="00354CE5">
          <w:rPr>
            <w:rPrChange w:id="355" w:author="Peris Yague, Alba" w:date="2021-05-05T17:15:00Z">
              <w:rPr>
                <w:rStyle w:val="Hyperlink"/>
                <w:rFonts w:ascii="Arial" w:hAnsi="Arial" w:cs="Arial"/>
                <w:lang w:val="en-US"/>
              </w:rPr>
            </w:rPrChange>
          </w:rPr>
          <w:fldChar w:fldCharType="separate"/>
        </w:r>
        <w:r w:rsidRPr="00354CE5">
          <w:rPr>
            <w:rStyle w:val="Hyperlink"/>
            <w:rFonts w:ascii="Arial" w:hAnsi="Arial" w:cs="Arial"/>
            <w:lang w:val="en-US"/>
          </w:rPr>
          <w:t>https://github.com/TheStrangeLab/Odd_SOA_CRP</w:t>
        </w:r>
        <w:r w:rsidRPr="00354CE5">
          <w:rPr>
            <w:rStyle w:val="Hyperlink"/>
            <w:rFonts w:ascii="Arial" w:hAnsi="Arial" w:cs="Arial"/>
            <w:lang w:val="en-US"/>
            <w:rPrChange w:id="356" w:author="Peris Yague, Alba" w:date="2021-05-05T17:15:00Z">
              <w:rPr>
                <w:rStyle w:val="Hyperlink"/>
                <w:rFonts w:ascii="Arial" w:hAnsi="Arial" w:cs="Arial"/>
                <w:lang w:val="en-US"/>
              </w:rPr>
            </w:rPrChange>
          </w:rPr>
          <w:fldChar w:fldCharType="end"/>
        </w:r>
      </w:ins>
    </w:p>
    <w:p w14:paraId="42DF2E31" w14:textId="6FD461E2" w:rsidR="00B337A8" w:rsidRDefault="00B337A8" w:rsidP="00B337A8">
      <w:pPr>
        <w:pStyle w:val="Heading1"/>
        <w:rPr>
          <w:ins w:id="357" w:author="Peris Yague, Alba" w:date="2021-05-05T16:26:00Z"/>
          <w:rFonts w:ascii="Arial" w:hAnsi="Arial" w:cs="Arial"/>
          <w:b/>
          <w:bCs/>
          <w:color w:val="auto"/>
          <w:lang w:val="en-US"/>
        </w:rPr>
      </w:pPr>
      <w:ins w:id="358" w:author="Peris Yague, Alba" w:date="2021-05-05T16:26:00Z">
        <w:r>
          <w:rPr>
            <w:rFonts w:ascii="Arial" w:hAnsi="Arial" w:cs="Arial"/>
            <w:b/>
            <w:bCs/>
            <w:color w:val="auto"/>
            <w:lang w:val="en-US"/>
          </w:rPr>
          <w:t xml:space="preserve">ETHICAL </w:t>
        </w:r>
      </w:ins>
      <w:commentRangeStart w:id="359"/>
      <w:r>
        <w:rPr>
          <w:rFonts w:ascii="Arial" w:hAnsi="Arial" w:cs="Arial"/>
          <w:b/>
          <w:bCs/>
          <w:color w:val="auto"/>
          <w:lang w:val="en-US"/>
        </w:rPr>
        <w:t xml:space="preserve">CONSIDERATIONS </w:t>
      </w:r>
      <w:commentRangeEnd w:id="359"/>
      <w:r w:rsidR="00354CE5">
        <w:rPr>
          <w:rStyle w:val="CommentReference"/>
          <w:rFonts w:asciiTheme="minorHAnsi" w:eastAsiaTheme="minorHAnsi" w:hAnsiTheme="minorHAnsi" w:cstheme="minorBidi"/>
          <w:color w:val="auto"/>
        </w:rPr>
        <w:commentReference w:id="359"/>
      </w:r>
    </w:p>
    <w:p w14:paraId="3447D5BB" w14:textId="77777777" w:rsidR="00B337A8" w:rsidRPr="00B337A8" w:rsidRDefault="00B337A8">
      <w:pPr>
        <w:rPr>
          <w:ins w:id="360" w:author="Peris Yague, Alba" w:date="2021-05-05T16:26:00Z"/>
          <w:lang w:val="en-US"/>
          <w:rPrChange w:id="361" w:author="Peris Yague, Alba" w:date="2021-05-05T16:26:00Z">
            <w:rPr>
              <w:ins w:id="362" w:author="Peris Yague, Alba" w:date="2021-05-05T16:26:00Z"/>
              <w:rFonts w:ascii="Arial" w:hAnsi="Arial" w:cs="Arial"/>
              <w:b/>
              <w:bCs/>
              <w:color w:val="auto"/>
              <w:lang w:val="en-US"/>
            </w:rPr>
          </w:rPrChange>
        </w:rPr>
        <w:pPrChange w:id="363" w:author="Peris Yague, Alba" w:date="2021-05-05T16:26:00Z">
          <w:pPr>
            <w:pStyle w:val="Heading1"/>
          </w:pPr>
        </w:pPrChange>
      </w:pPr>
    </w:p>
    <w:p w14:paraId="502B3A10" w14:textId="5C574E06" w:rsidR="00B337A8" w:rsidRPr="00B337A8" w:rsidRDefault="00B337A8">
      <w:pPr>
        <w:rPr>
          <w:ins w:id="364" w:author="Peris Yague, Alba" w:date="2021-05-05T16:25:00Z"/>
          <w:lang w:val="en-US"/>
          <w:rPrChange w:id="365" w:author="Peris Yague, Alba" w:date="2021-05-05T16:25:00Z">
            <w:rPr>
              <w:ins w:id="366" w:author="Peris Yague, Alba" w:date="2021-05-05T16:25:00Z"/>
              <w:rFonts w:ascii="Arial" w:hAnsi="Arial" w:cs="Arial"/>
              <w:b/>
              <w:bCs/>
              <w:color w:val="auto"/>
              <w:lang w:val="en-US"/>
            </w:rPr>
          </w:rPrChange>
        </w:rPr>
        <w:pPrChange w:id="367" w:author="Peris Yague, Alba" w:date="2021-05-05T16:25:00Z">
          <w:pPr>
            <w:pStyle w:val="Heading1"/>
          </w:pPr>
        </w:pPrChange>
      </w:pPr>
    </w:p>
    <w:p w14:paraId="547C0892" w14:textId="77777777" w:rsidR="00B337A8" w:rsidRDefault="00B337A8" w:rsidP="00B20881">
      <w:pPr>
        <w:spacing w:line="480" w:lineRule="auto"/>
        <w:ind w:firstLine="360"/>
        <w:jc w:val="both"/>
        <w:rPr>
          <w:rFonts w:ascii="Arial" w:hAnsi="Arial" w:cs="Arial"/>
          <w:lang w:val="en-US"/>
        </w:rPr>
      </w:pPr>
    </w:p>
    <w:p w14:paraId="5F524F01" w14:textId="4B593AA4" w:rsidR="00354A5C" w:rsidRPr="00354A5C" w:rsidDel="00354CE5" w:rsidRDefault="00354A5C" w:rsidP="00B20881">
      <w:pPr>
        <w:spacing w:line="480" w:lineRule="auto"/>
        <w:ind w:firstLine="360"/>
        <w:jc w:val="both"/>
        <w:rPr>
          <w:del w:id="368" w:author="Peris Yague, Alba" w:date="2021-05-05T17:15:00Z"/>
          <w:rFonts w:ascii="Arial" w:hAnsi="Arial" w:cs="Arial"/>
          <w:b/>
          <w:bCs/>
          <w:u w:val="single"/>
          <w:lang w:val="en-US"/>
        </w:rPr>
      </w:pPr>
      <w:del w:id="369" w:author="Peris Yague, Alba" w:date="2021-05-05T17:15:00Z">
        <w:r w:rsidDel="00354CE5">
          <w:rPr>
            <w:rFonts w:ascii="Arial" w:hAnsi="Arial" w:cs="Arial"/>
            <w:b/>
            <w:bCs/>
            <w:u w:val="single"/>
            <w:lang w:val="en-US"/>
          </w:rPr>
          <w:delText>CODE AVAILABILITY</w:delText>
        </w:r>
      </w:del>
    </w:p>
    <w:p w14:paraId="10E7C74B" w14:textId="532BCFE8" w:rsidR="00354A5C" w:rsidRPr="002777A2" w:rsidDel="00354CE5" w:rsidRDefault="00354A5C" w:rsidP="008E5DA9">
      <w:pPr>
        <w:spacing w:line="480" w:lineRule="auto"/>
        <w:rPr>
          <w:del w:id="370" w:author="Peris Yague, Alba" w:date="2021-05-05T17:15:00Z"/>
          <w:rFonts w:ascii="Arial" w:hAnsi="Arial" w:cs="Arial"/>
          <w:lang w:val="en-US"/>
        </w:rPr>
      </w:pPr>
      <w:del w:id="371" w:author="Peris Yague, Alba" w:date="2021-05-05T17:15:00Z">
        <w:r w:rsidRPr="002777A2" w:rsidDel="00354CE5">
          <w:rPr>
            <w:rFonts w:ascii="Arial" w:hAnsi="Arial" w:cs="Arial"/>
            <w:lang w:val="en-US"/>
          </w:rPr>
          <w:delText xml:space="preserve">Raw data, analysis pipelines, statistical results and figures can be found here: </w:delText>
        </w:r>
      </w:del>
      <w:del w:id="372" w:author="Peris Yague, Alba" w:date="2021-05-05T17:14:00Z">
        <w:r w:rsidR="005C6832" w:rsidDel="00354CE5">
          <w:fldChar w:fldCharType="begin"/>
        </w:r>
        <w:r w:rsidR="005C6832" w:rsidRPr="00354CE5" w:rsidDel="00354CE5">
          <w:delInstrText xml:space="preserve"> HYPERLINK "https://github.com/TheStrangeLab/Odd_SOA_CRP" </w:delInstrText>
        </w:r>
        <w:r w:rsidR="005C6832" w:rsidDel="00354CE5">
          <w:fldChar w:fldCharType="separate"/>
        </w:r>
        <w:r w:rsidRPr="002777A2" w:rsidDel="00354CE5">
          <w:rPr>
            <w:rStyle w:val="Hyperlink"/>
            <w:rFonts w:ascii="Arial" w:hAnsi="Arial" w:cs="Arial"/>
            <w:lang w:val="en-US"/>
          </w:rPr>
          <w:delText>https://github.com/TheStrangeLab/Odd_SOA_CRP</w:delText>
        </w:r>
        <w:r w:rsidR="005C6832" w:rsidDel="00354CE5">
          <w:rPr>
            <w:rStyle w:val="Hyperlink"/>
            <w:rFonts w:ascii="Arial" w:hAnsi="Arial" w:cs="Arial"/>
            <w:lang w:val="en-US"/>
          </w:rPr>
          <w:fldChar w:fldCharType="end"/>
        </w:r>
      </w:del>
    </w:p>
    <w:p w14:paraId="26DD0A77" w14:textId="1C146228" w:rsidR="00961AB0" w:rsidRPr="00A7012A" w:rsidRDefault="00961AB0" w:rsidP="00A7012A">
      <w:pPr>
        <w:spacing w:line="480" w:lineRule="auto"/>
        <w:ind w:firstLine="360"/>
        <w:jc w:val="both"/>
        <w:rPr>
          <w:rFonts w:ascii="Arial" w:hAnsi="Arial" w:cs="Arial"/>
          <w:lang w:val="en-US"/>
        </w:rPr>
      </w:pPr>
    </w:p>
    <w:p w14:paraId="7F79BFD9" w14:textId="5FCE6A6D" w:rsidR="00354CE5" w:rsidRDefault="00354CE5" w:rsidP="00354CE5">
      <w:pPr>
        <w:pStyle w:val="Heading1"/>
        <w:rPr>
          <w:ins w:id="373" w:author="Peris Yague, Alba" w:date="2021-05-05T17:16:00Z"/>
          <w:rFonts w:ascii="Arial" w:hAnsi="Arial" w:cs="Arial"/>
          <w:b/>
          <w:bCs/>
          <w:color w:val="auto"/>
          <w:lang w:val="en-US"/>
        </w:rPr>
      </w:pPr>
      <w:ins w:id="374" w:author="Peris Yague, Alba" w:date="2021-05-05T17:16:00Z">
        <w:r>
          <w:rPr>
            <w:rFonts w:ascii="Arial" w:hAnsi="Arial" w:cs="Arial"/>
            <w:b/>
            <w:bCs/>
            <w:color w:val="auto"/>
            <w:lang w:val="en-US"/>
          </w:rPr>
          <w:t>REFERENCES</w:t>
        </w:r>
      </w:ins>
    </w:p>
    <w:p w14:paraId="0CD5C692" w14:textId="77777777" w:rsidR="00354CE5" w:rsidRPr="00354CE5" w:rsidRDefault="00354CE5">
      <w:pPr>
        <w:rPr>
          <w:ins w:id="375" w:author="Peris Yague, Alba" w:date="2021-05-05T17:16:00Z"/>
          <w:lang w:val="en-US"/>
          <w:rPrChange w:id="376" w:author="Peris Yague, Alba" w:date="2021-05-05T17:16:00Z">
            <w:rPr>
              <w:ins w:id="377" w:author="Peris Yague, Alba" w:date="2021-05-05T17:16:00Z"/>
              <w:rFonts w:ascii="Arial" w:hAnsi="Arial" w:cs="Arial"/>
              <w:b/>
              <w:bCs/>
              <w:color w:val="auto"/>
              <w:lang w:val="en-US"/>
            </w:rPr>
          </w:rPrChange>
        </w:rPr>
        <w:pPrChange w:id="378" w:author="Peris Yague, Alba" w:date="2021-05-05T17:16:00Z">
          <w:pPr>
            <w:pStyle w:val="Heading1"/>
          </w:pPr>
        </w:pPrChange>
      </w:pPr>
    </w:p>
    <w:p w14:paraId="090AEB41" w14:textId="64F0A869" w:rsidR="004A1E47" w:rsidRPr="00DB644B" w:rsidDel="00354CE5" w:rsidRDefault="004A1E47" w:rsidP="004A1E47">
      <w:pPr>
        <w:spacing w:line="480" w:lineRule="auto"/>
        <w:jc w:val="both"/>
        <w:rPr>
          <w:del w:id="379" w:author="Peris Yague, Alba" w:date="2021-05-05T17:16:00Z"/>
          <w:rFonts w:ascii="Arial" w:hAnsi="Arial" w:cs="Arial"/>
          <w:color w:val="000000" w:themeColor="text1"/>
          <w:lang w:val="en-US"/>
        </w:rPr>
      </w:pPr>
      <w:del w:id="380" w:author="Peris Yague, Alba" w:date="2021-05-05T17:16:00Z">
        <w:r w:rsidRPr="00DB644B" w:rsidDel="00354CE5">
          <w:rPr>
            <w:rFonts w:ascii="Arial" w:hAnsi="Arial" w:cs="Arial"/>
            <w:b/>
            <w:bCs/>
            <w:color w:val="000000" w:themeColor="text1"/>
            <w:u w:val="single"/>
            <w:lang w:val="en-US"/>
          </w:rPr>
          <w:delText>REFERENCES</w:delText>
        </w:r>
      </w:del>
    </w:p>
    <w:p w14:paraId="464E2097" w14:textId="527D90CD" w:rsidR="004D4F25" w:rsidRPr="004D4F25" w:rsidRDefault="004A1E47" w:rsidP="004D4F25">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4D4F25" w:rsidRPr="004D4F25">
        <w:rPr>
          <w:rFonts w:ascii="Arial" w:hAnsi="Arial" w:cs="Arial"/>
          <w:noProof/>
          <w:lang w:val="en-GB"/>
        </w:rPr>
        <w:t>Angelini, R., Capozzoli, F., Lepore, P., Grossi, D., Orsini, A., 1994. “Experimental amnesia” induced by emotional items. Percept. Mot. Skills 78, 19–28. https://doi.org/10.2466/pms.1994.78.1.19</w:t>
      </w:r>
    </w:p>
    <w:p w14:paraId="3E451094"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Brewin, C.R., Holmes, E.A., 2003. Psychological theories of posttraumatic stress disorder. Clin. Psychol. Rev. 23, 339–376. https://doi.org/10.1016/S0272-7358(03)00033-3</w:t>
      </w:r>
    </w:p>
    <w:p w14:paraId="7A99E1CB"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Detterman, D.K., 1976. The retrieval hypothesis as an explanation of induced retrograde amnesia. Q. J. Exp. Psychol. 28, 623–632. https://doi.org/10.1080/14640747608400588</w:t>
      </w:r>
    </w:p>
    <w:p w14:paraId="7C781564"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Elhalal, A., Davelaar, E.J., Usher, M., 2014. The role of the frontal cortex in memory: An investigation of the Von Restorff effect. Front. Hum. Neurosci. 8, 1–20. https://doi.org/10.3389/fnhum.2014.00410</w:t>
      </w:r>
    </w:p>
    <w:p w14:paraId="25D985DB"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Folkerts, S., Rutishauser, U., Howard, M.W., 2018. Human episodic memory retrieval is accompanied by a neural contiguity effect. J. Neurosci. 38, 4200–4211. https://doi.org/10.1523/JNEUROSCI.2312-17.2018</w:t>
      </w:r>
    </w:p>
    <w:p w14:paraId="24F0E506"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Healey, M.K., Long, N.M., Kahana, M.J., 2019. Contiguity in episodic memory. Psychon. Bull. Rev. 699–720.</w:t>
      </w:r>
    </w:p>
    <w:p w14:paraId="488ECF13"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Howard, M.W., Kahana, M.J., 1999. Contextual Variability and Serial Position Effects in Free Recall. J. Exp. Psychol. Learn. Mem. Cogn. 25, 923–941. https://doi.org/10.1037/0278-7393.25.4.923</w:t>
      </w:r>
    </w:p>
    <w:p w14:paraId="29AAF913"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Hurlemann, R., Hawellek, B., Matusch, A., Kolsch, H., Wollersen, H., Madea, B., Vogeley, K., Maier, W., Dolan, R.J., 2005. Noradrenergic modulation of emotion-induced forgetting and remembering. J. Neurosci. 25, 6343–6349. https://doi.org/10.1523/JNEUROSCI.0228-05.2005</w:t>
      </w:r>
    </w:p>
    <w:p w14:paraId="1F221A55"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Kahana, M.J., 1996. Associative retrieval processes in free recall. Mem. Cognit. 24, 103–109.</w:t>
      </w:r>
    </w:p>
    <w:p w14:paraId="7A58ECD7"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Lanius, R.A., Vermetten, E., Loewenstein, R.J., Brand, B., Christian, S., Bremner, J.D., Spiegel, D., 2010. Emotion modulation in PTSD: Clinical and neurobiological evidence for a dissociative subtype. Am. J. Psychiatry 167, 640–647. https://doi.org/10.1176/appi.ajp.2009.09081168</w:t>
      </w:r>
    </w:p>
    <w:p w14:paraId="4082FCA0"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 xml:space="preserve">Long, N.M., Danoff, M.S., Kahana, M.J., 2015. Recall dynamics reveal the retrieval </w:t>
      </w:r>
      <w:r w:rsidRPr="004D4F25">
        <w:rPr>
          <w:rFonts w:ascii="Arial" w:hAnsi="Arial" w:cs="Arial"/>
          <w:noProof/>
          <w:lang w:val="en-GB"/>
        </w:rPr>
        <w:lastRenderedPageBreak/>
        <w:t>of emotional context. Psychon. Bull. Rev. 22, 1328–1333. https://doi.org/10.3758/s13423-014-0791-2</w:t>
      </w:r>
    </w:p>
    <w:p w14:paraId="7C225E2A"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Manning, J.R., Polyn, S.M., Baltuch, G.H., Litt, B., Kahana, M.J., 2011. Oscillatory patterns in temporal lobe reveal context reinstatement during memory search. Proc. Natl. Acad. Sci. U. S. A. 108, 12893–12897. https://doi.org/10.1073/pnas.1015174108</w:t>
      </w:r>
    </w:p>
    <w:p w14:paraId="4D835B81"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Mather, M., Sutherland, M.R., 2011. Arousal-biased competition in perception and memory. Perspect. Psychol. Sci. 6, 114–133. https://doi.org/10.1177/1745691611400234</w:t>
      </w:r>
    </w:p>
    <w:p w14:paraId="435A5395"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Phelps, E.A., Ling, S., Carrasco, M., 2006. Emotion Facilitates Perception and Potentiates the Perceptual Benefits of Attention. Psychol Sci. 17, 292–299. https://doi.org/10.1111/j.1467-9280.2006.01701.x.Emotion</w:t>
      </w:r>
    </w:p>
    <w:p w14:paraId="7B454E4C"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Polyn, S.M., Norman, K.A., Kahana, M.J., 2009. A Context Maintenance and Retrieval Model of Organizational Processes in Free Recall. Psychol. Rev. 116, 129–156. https://doi.org/10.1037/a0014420</w:t>
      </w:r>
    </w:p>
    <w:p w14:paraId="2CD9AB47"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Raaijmakers, J.G., Shiffrin, R.M., 1980. SAM: A theory of probabilistic search of associative memory. Psychol. Learn. Motiv. 14.</w:t>
      </w:r>
    </w:p>
    <w:p w14:paraId="358C8B66"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Richardson, M.P., Strange, B.A., Dolan, R.J., 2004. Encoding of emotional memories depends on amygdala and hippocampus and their interactions. Nat. Neurosci. 7, 278–285. https://doi.org/10.1038/nn1190</w:t>
      </w:r>
    </w:p>
    <w:p w14:paraId="6BCCA244"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Schmidt, S.R., Schmidt, C.R., 2016. The emotional carryover effect in memory for words. Memory 24, 916–938. https://doi.org/10.1080/09658211.2015.1059859</w:t>
      </w:r>
    </w:p>
    <w:p w14:paraId="2479FF38"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Stadthagen-Gonzalez, H., Imbault, C., Pérez Sánchez, M.A., Brysbaert, M., 2017. Norms of valence and arousal for 14,031 Spanish words. Behav. Res. Methods 49, 111–123. https://doi.org/10.3758/s13428-015-0700-2</w:t>
      </w:r>
    </w:p>
    <w:p w14:paraId="7740CC33"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Strange, B.A., Dolan, R.J., 2004. β-Adrenergic modulation of emotional memory-evoked human amygdala and hippocampal responses. Proc. Natl. Acad. Sci. U. S. A. 101, 11454–11458. https://doi.org/10.1073/pnas.0404282101</w:t>
      </w:r>
    </w:p>
    <w:p w14:paraId="0BE6BDF6"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3408B1">
        <w:rPr>
          <w:rFonts w:ascii="Arial" w:hAnsi="Arial" w:cs="Arial"/>
          <w:noProof/>
          <w:lang w:val="es-ES"/>
        </w:rPr>
        <w:t xml:space="preserve">Strange, B.A., Galarza-Vallejo, A., 2016. </w:t>
      </w:r>
      <w:r w:rsidRPr="004D4F25">
        <w:rPr>
          <w:rFonts w:ascii="Arial" w:hAnsi="Arial" w:cs="Arial"/>
          <w:noProof/>
          <w:lang w:val="en-GB"/>
        </w:rPr>
        <w:t>Bidirectional synaptic plasticity can explain bidirectional retrograde effects of emotion on memory.</w:t>
      </w:r>
    </w:p>
    <w:p w14:paraId="2E123C8B"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Strange, B.A., Hurlemann, R., Dolan, R.J., 2003. An emotion-induced retrograde amnesia in humans is amygdala- and β-adrenergic-dependent. Proc. Natl. Acad. Sci. U. S. A. 100, 13626–13631. https://doi.org/10.1073/pnas.1635116100</w:t>
      </w:r>
    </w:p>
    <w:p w14:paraId="0CA9607D"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Sutherland, M.R., Mather, M., 2012. Negative Arousal Amplifies the Effects of Saliency in Short-Term Memory. Emotion 12, 1367–1372.</w:t>
      </w:r>
    </w:p>
    <w:p w14:paraId="58E75388"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Talmi, D., 2020. What makes emotional experiences come to mind ? BPS Cogn. Psychol. Bull.</w:t>
      </w:r>
    </w:p>
    <w:p w14:paraId="3D7C641E"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Talmi, D., Lohnas, L.J., Daw, N.D., 2019. A retrieved context model of the emotional modulation of memory. Psychol. Rev. 126, 455–485. https://doi.org/10.1037/rev0000132</w:t>
      </w:r>
    </w:p>
    <w:p w14:paraId="6819B953" w14:textId="77777777" w:rsidR="004D4F25" w:rsidRPr="003408B1" w:rsidRDefault="004D4F25" w:rsidP="004D4F25">
      <w:pPr>
        <w:widowControl w:val="0"/>
        <w:autoSpaceDE w:val="0"/>
        <w:autoSpaceDN w:val="0"/>
        <w:adjustRightInd w:val="0"/>
        <w:ind w:left="480" w:hanging="480"/>
        <w:rPr>
          <w:rFonts w:ascii="Arial" w:hAnsi="Arial" w:cs="Arial"/>
          <w:noProof/>
          <w:lang w:val="es-ES"/>
        </w:rPr>
      </w:pPr>
      <w:r w:rsidRPr="004D4F25">
        <w:rPr>
          <w:rFonts w:ascii="Arial" w:hAnsi="Arial" w:cs="Arial"/>
          <w:noProof/>
          <w:lang w:val="en-GB"/>
        </w:rPr>
        <w:t xml:space="preserve">Tulving, E., 1968. Retrograde Amnesia in Free Recall. </w:t>
      </w:r>
      <w:r w:rsidRPr="003408B1">
        <w:rPr>
          <w:rFonts w:ascii="Arial" w:hAnsi="Arial" w:cs="Arial"/>
          <w:noProof/>
          <w:lang w:val="es-ES"/>
        </w:rPr>
        <w:t>Science (80-. ). 164.</w:t>
      </w:r>
    </w:p>
    <w:p w14:paraId="3DE78A9B"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3408B1">
        <w:rPr>
          <w:rFonts w:ascii="Arial" w:hAnsi="Arial" w:cs="Arial"/>
          <w:noProof/>
          <w:lang w:val="es-ES"/>
        </w:rPr>
        <w:t xml:space="preserve">van der Kolk, B.A., Fisler, R., 1995. </w:t>
      </w:r>
      <w:r w:rsidRPr="004D4F25">
        <w:rPr>
          <w:rFonts w:ascii="Arial" w:hAnsi="Arial" w:cs="Arial"/>
          <w:noProof/>
          <w:lang w:val="en-GB"/>
        </w:rPr>
        <w:t>Dissociation and the Fragmentary Nature of Traumatic memories: Overview and Exploratory Study. J. Trauma. Stress 505, 1–20.</w:t>
      </w:r>
    </w:p>
    <w:p w14:paraId="76BD33E6" w14:textId="77777777" w:rsidR="004D4F25" w:rsidRPr="004D4F25" w:rsidRDefault="004D4F25" w:rsidP="004D4F25">
      <w:pPr>
        <w:widowControl w:val="0"/>
        <w:autoSpaceDE w:val="0"/>
        <w:autoSpaceDN w:val="0"/>
        <w:adjustRightInd w:val="0"/>
        <w:ind w:left="480" w:hanging="480"/>
        <w:rPr>
          <w:rFonts w:ascii="Arial" w:hAnsi="Arial" w:cs="Arial"/>
          <w:noProof/>
          <w:lang w:val="en-GB"/>
        </w:rPr>
      </w:pPr>
      <w:r w:rsidRPr="004D4F25">
        <w:rPr>
          <w:rFonts w:ascii="Arial" w:hAnsi="Arial" w:cs="Arial"/>
          <w:noProof/>
          <w:lang w:val="en-GB"/>
        </w:rPr>
        <w:t>Von Restorff, H., 1933. Über die Wirkung von Bereichsbildungen im Spurenfeld. Psychol. Forsch. 18, 299–342.</w:t>
      </w:r>
    </w:p>
    <w:p w14:paraId="537CE55B" w14:textId="77777777" w:rsidR="004D4F25" w:rsidRPr="004D4F25" w:rsidRDefault="004D4F25" w:rsidP="004D4F25">
      <w:pPr>
        <w:widowControl w:val="0"/>
        <w:autoSpaceDE w:val="0"/>
        <w:autoSpaceDN w:val="0"/>
        <w:adjustRightInd w:val="0"/>
        <w:ind w:left="480" w:hanging="480"/>
        <w:rPr>
          <w:rFonts w:ascii="Arial" w:hAnsi="Arial" w:cs="Arial"/>
          <w:noProof/>
        </w:rPr>
      </w:pPr>
      <w:r w:rsidRPr="004D4F25">
        <w:rPr>
          <w:rFonts w:ascii="Arial" w:hAnsi="Arial" w:cs="Arial"/>
          <w:noProof/>
          <w:lang w:val="en-GB"/>
        </w:rPr>
        <w:t>Zhang, Q., Griffiths, T.L., Norman, K.A., 2021. Optimal policies for free recall. https://doi.org/10.2115/fiber.8.163</w:t>
      </w:r>
    </w:p>
    <w:p w14:paraId="619F0B1A" w14:textId="4366D496" w:rsidR="003D581C" w:rsidRDefault="004A1E47" w:rsidP="004D4F25">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eris Yague, Alba" w:date="2021-05-05T16:54:00Z" w:initials="PYA">
    <w:p w14:paraId="08B61C7C" w14:textId="4F9A2A6A" w:rsidR="005C6832" w:rsidRPr="002F7895" w:rsidRDefault="005C6832">
      <w:pPr>
        <w:pStyle w:val="CommentText"/>
        <w:rPr>
          <w:lang w:val="en-US"/>
        </w:rPr>
      </w:pPr>
      <w:r>
        <w:rPr>
          <w:rStyle w:val="CommentReference"/>
        </w:rPr>
        <w:annotationRef/>
      </w:r>
      <w:r w:rsidRPr="002F7895">
        <w:rPr>
          <w:lang w:val="en-US"/>
        </w:rPr>
        <w:t>max 150 words</w:t>
      </w:r>
    </w:p>
  </w:comment>
  <w:comment w:id="91" w:author="Peris Yague, Alba" w:date="2021-05-05T16:55:00Z" w:initials="PYA">
    <w:p w14:paraId="462822C1" w14:textId="77777777" w:rsidR="005C6832" w:rsidRPr="002F7895" w:rsidRDefault="005C6832">
      <w:pPr>
        <w:pStyle w:val="CommentText"/>
        <w:rPr>
          <w:lang w:val="en-US"/>
        </w:rPr>
      </w:pPr>
      <w:r>
        <w:rPr>
          <w:rStyle w:val="CommentReference"/>
        </w:rPr>
        <w:annotationRef/>
      </w:r>
      <w:r w:rsidRPr="002F7895">
        <w:rPr>
          <w:lang w:val="en-US"/>
        </w:rPr>
        <w:t>max 150 words</w:t>
      </w:r>
    </w:p>
    <w:p w14:paraId="4312EFF9" w14:textId="77777777" w:rsidR="005C6832" w:rsidRPr="002F7895" w:rsidRDefault="005C6832">
      <w:pPr>
        <w:pStyle w:val="CommentText"/>
        <w:rPr>
          <w:lang w:val="en-US"/>
        </w:rPr>
      </w:pPr>
    </w:p>
    <w:p w14:paraId="357BA3D0" w14:textId="77777777" w:rsidR="005C6832" w:rsidRPr="00950295" w:rsidRDefault="005C6832" w:rsidP="00950295">
      <w:pPr>
        <w:rPr>
          <w:rFonts w:ascii="Times New Roman" w:eastAsia="Times New Roman" w:hAnsi="Times New Roman" w:cs="Times New Roman"/>
          <w:lang w:val="en-ES" w:eastAsia="en-GB"/>
        </w:rPr>
      </w:pPr>
      <w:r w:rsidRPr="00950295">
        <w:rPr>
          <w:rFonts w:ascii="Arial" w:eastAsia="Times New Roman" w:hAnsi="Arial" w:cs="Arial"/>
          <w:color w:val="000000"/>
          <w:sz w:val="26"/>
          <w:szCs w:val="26"/>
          <w:shd w:val="clear" w:color="auto" w:fill="FFFFFF"/>
          <w:lang w:val="en-ES" w:eastAsia="en-GB"/>
        </w:rPr>
        <w:t>The aim of the Statement of Relevance is to broaden the impact of the science reported in the journal and make it easier for interested readers to appreciate and understand our efforts. It should make clear why the questions that motivated the study and the findings that bear on them matter beyond psychology laboratories and college and university campuses.</w:t>
      </w:r>
    </w:p>
    <w:p w14:paraId="32C4BE95" w14:textId="0CCA2C52" w:rsidR="005C6832" w:rsidRPr="00950295" w:rsidRDefault="005C6832">
      <w:pPr>
        <w:pStyle w:val="CommentText"/>
        <w:rPr>
          <w:lang w:val="en-ES"/>
        </w:rPr>
      </w:pPr>
    </w:p>
  </w:comment>
  <w:comment w:id="100" w:author="Peris Yague, Alba" w:date="2021-05-05T17:05:00Z" w:initials="PYA">
    <w:p w14:paraId="5C731330" w14:textId="77777777" w:rsidR="005C6832" w:rsidRPr="00950295" w:rsidRDefault="005C6832" w:rsidP="00950295">
      <w:pPr>
        <w:rPr>
          <w:rFonts w:ascii="Times New Roman" w:eastAsia="Times New Roman" w:hAnsi="Times New Roman" w:cs="Times New Roman"/>
          <w:lang w:val="en-ES" w:eastAsia="en-GB"/>
        </w:rPr>
      </w:pPr>
      <w:r>
        <w:rPr>
          <w:rStyle w:val="CommentReference"/>
        </w:rPr>
        <w:annotationRef/>
      </w:r>
      <w:r w:rsidRPr="00950295">
        <w:rPr>
          <w:rFonts w:ascii="Arial" w:eastAsia="Times New Roman" w:hAnsi="Arial" w:cs="Arial"/>
          <w:color w:val="000000"/>
          <w:sz w:val="26"/>
          <w:szCs w:val="26"/>
          <w:shd w:val="clear" w:color="auto" w:fill="FFFFFF"/>
          <w:lang w:val="en-ES" w:eastAsia="en-GB"/>
        </w:rPr>
        <w:t>Introduction, Discussion, Footnotes, Acknowledgments, and Appendices: These sections may contain no more than </w:t>
      </w:r>
      <w:r w:rsidRPr="00950295">
        <w:rPr>
          <w:rFonts w:ascii="Arial" w:eastAsia="Times New Roman" w:hAnsi="Arial" w:cs="Arial"/>
          <w:b/>
          <w:bCs/>
          <w:color w:val="000000"/>
          <w:sz w:val="26"/>
          <w:szCs w:val="26"/>
          <w:bdr w:val="none" w:sz="0" w:space="0" w:color="auto" w:frame="1"/>
          <w:shd w:val="clear" w:color="auto" w:fill="FFFFFF"/>
          <w:lang w:val="en-ES" w:eastAsia="en-GB"/>
        </w:rPr>
        <w:t>2,000</w:t>
      </w:r>
      <w:r w:rsidRPr="00950295">
        <w:rPr>
          <w:rFonts w:ascii="Arial" w:eastAsia="Times New Roman" w:hAnsi="Arial" w:cs="Arial"/>
          <w:color w:val="000000"/>
          <w:sz w:val="26"/>
          <w:szCs w:val="26"/>
          <w:shd w:val="clear" w:color="auto" w:fill="FFFFFF"/>
          <w:lang w:val="en-ES" w:eastAsia="en-GB"/>
        </w:rPr>
        <w:t> words combined.</w:t>
      </w:r>
    </w:p>
    <w:p w14:paraId="18A7DE62" w14:textId="45B3F593" w:rsidR="005C6832" w:rsidRPr="00950295" w:rsidRDefault="005C6832">
      <w:pPr>
        <w:pStyle w:val="CommentText"/>
        <w:rPr>
          <w:lang w:val="en-ES"/>
        </w:rPr>
      </w:pPr>
    </w:p>
  </w:comment>
  <w:comment w:id="145" w:author="Peris Yague, Alba" w:date="2021-05-05T16:46:00Z" w:initials="PYA">
    <w:p w14:paraId="0A4ECF83" w14:textId="7C864877" w:rsidR="00CC4C76" w:rsidRPr="00CC4C76" w:rsidRDefault="005C6832" w:rsidP="00B1641F">
      <w:pPr>
        <w:rPr>
          <w:rFonts w:ascii="Arial" w:eastAsia="Times New Roman" w:hAnsi="Arial" w:cs="Arial"/>
          <w:color w:val="000000"/>
          <w:sz w:val="26"/>
          <w:szCs w:val="26"/>
          <w:shd w:val="clear" w:color="auto" w:fill="FFFFFF"/>
          <w:lang w:val="en-US" w:eastAsia="en-GB"/>
        </w:rPr>
      </w:pPr>
      <w:r>
        <w:rPr>
          <w:rStyle w:val="CommentReference"/>
        </w:rPr>
        <w:annotationRef/>
      </w:r>
      <w:r w:rsidR="00CC4C76">
        <w:rPr>
          <w:rFonts w:ascii="Arial" w:eastAsia="Times New Roman" w:hAnsi="Arial" w:cs="Arial"/>
          <w:color w:val="000000"/>
          <w:sz w:val="26"/>
          <w:szCs w:val="26"/>
          <w:shd w:val="clear" w:color="auto" w:fill="FFFFFF"/>
          <w:lang w:val="en-US" w:eastAsia="en-GB"/>
        </w:rPr>
        <w:t>MAX WORDS 2500 FOR METHODS + RESULTS</w:t>
      </w:r>
    </w:p>
    <w:p w14:paraId="77FD9E6B" w14:textId="77777777" w:rsidR="00CC4C76" w:rsidRDefault="00CC4C76" w:rsidP="00B1641F">
      <w:pPr>
        <w:rPr>
          <w:rFonts w:ascii="Arial" w:eastAsia="Times New Roman" w:hAnsi="Arial" w:cs="Arial"/>
          <w:color w:val="000000"/>
          <w:sz w:val="26"/>
          <w:szCs w:val="26"/>
          <w:shd w:val="clear" w:color="auto" w:fill="FFFFFF"/>
          <w:lang w:val="en-ES" w:eastAsia="en-GB"/>
        </w:rPr>
      </w:pPr>
    </w:p>
    <w:p w14:paraId="757B72D1" w14:textId="0C7B79D5" w:rsidR="005C6832" w:rsidRPr="00B1641F" w:rsidRDefault="005C6832" w:rsidP="00B1641F">
      <w:pPr>
        <w:rPr>
          <w:rFonts w:ascii="Times New Roman" w:eastAsia="Times New Roman" w:hAnsi="Times New Roman" w:cs="Times New Roman"/>
          <w:lang w:val="en-ES" w:eastAsia="en-GB"/>
        </w:rPr>
      </w:pPr>
      <w:r w:rsidRPr="00B1641F">
        <w:rPr>
          <w:rFonts w:ascii="Arial" w:eastAsia="Times New Roman" w:hAnsi="Arial" w:cs="Arial"/>
          <w:color w:val="000000"/>
          <w:sz w:val="26"/>
          <w:szCs w:val="26"/>
          <w:shd w:val="clear" w:color="auto" w:fill="FFFFFF"/>
          <w:lang w:val="en-ES" w:eastAsia="en-GB"/>
        </w:rPr>
        <w:t>a) justification for the sample(s) selected for the study (if the sample is of convenience, this should be explicitly noted); (b) the total number of excluded observations and the reasons for making the exclusions (if any); and (c) an explanation as to why the sample size is considered reasonable, supported by a formal power analysis, if appropriate.</w:t>
      </w:r>
    </w:p>
    <w:p w14:paraId="022AE4F9" w14:textId="1BF0BF21" w:rsidR="005C6832" w:rsidRPr="00B1641F" w:rsidRDefault="005C6832">
      <w:pPr>
        <w:pStyle w:val="CommentText"/>
        <w:rPr>
          <w:lang w:val="en-ES"/>
        </w:rPr>
      </w:pPr>
    </w:p>
  </w:comment>
  <w:comment w:id="146" w:author="Peris Yague, Alba" w:date="2021-05-05T17:27:00Z" w:initials="PYA">
    <w:p w14:paraId="616B2F47" w14:textId="4F3E77D5" w:rsidR="00527678" w:rsidRPr="00527678" w:rsidRDefault="00527678">
      <w:pPr>
        <w:pStyle w:val="CommentText"/>
        <w:rPr>
          <w:lang w:val="en-US"/>
        </w:rPr>
      </w:pPr>
      <w:r>
        <w:rPr>
          <w:rStyle w:val="CommentReference"/>
        </w:rPr>
        <w:annotationRef/>
      </w:r>
      <w:r w:rsidRPr="00527678">
        <w:rPr>
          <w:lang w:val="en-US"/>
        </w:rPr>
        <w:t>We</w:t>
      </w:r>
      <w:r>
        <w:rPr>
          <w:lang w:val="en-US"/>
        </w:rPr>
        <w:t xml:space="preserve"> need to add an explanation for the sample size. </w:t>
      </w:r>
    </w:p>
  </w:comment>
  <w:comment w:id="147" w:author="Peris Yague, Alba" w:date="2021-04-16T15:02:00Z" w:initials="PYA">
    <w:p w14:paraId="332B4FFA" w14:textId="77777777" w:rsidR="005C6832" w:rsidRDefault="005C6832">
      <w:pPr>
        <w:pStyle w:val="CommentText"/>
        <w:rPr>
          <w:lang w:val="en-US"/>
        </w:rPr>
      </w:pPr>
      <w:r>
        <w:rPr>
          <w:rStyle w:val="CommentReference"/>
        </w:rPr>
        <w:annotationRef/>
      </w:r>
      <w:r>
        <w:rPr>
          <w:lang w:val="en-US"/>
        </w:rPr>
        <w:t>this is weird because the mean is the same so I’m not sure how to interpret the main effect?</w:t>
      </w:r>
    </w:p>
    <w:p w14:paraId="0B6D7E66" w14:textId="77777777" w:rsidR="005C6832" w:rsidRDefault="005C6832">
      <w:pPr>
        <w:pStyle w:val="CommentText"/>
        <w:rPr>
          <w:lang w:val="en-US"/>
        </w:rPr>
      </w:pPr>
    </w:p>
    <w:p w14:paraId="056046C5" w14:textId="2B39B02C" w:rsidR="005C6832" w:rsidRPr="00902D53" w:rsidRDefault="005C6832">
      <w:pPr>
        <w:pStyle w:val="CommentText"/>
        <w:rPr>
          <w:lang w:val="en-US"/>
        </w:rPr>
      </w:pPr>
      <w:r>
        <w:rPr>
          <w:lang w:val="en-US"/>
        </w:rPr>
        <w:t xml:space="preserve">There’s a significant main effect but a post-hoc t test between recalled vs forgotten is not </w:t>
      </w:r>
      <w:proofErr w:type="gramStart"/>
      <w:r>
        <w:rPr>
          <w:lang w:val="en-US"/>
        </w:rPr>
        <w:t>significant?</w:t>
      </w:r>
      <w:proofErr w:type="gramEnd"/>
      <w:r>
        <w:rPr>
          <w:lang w:val="en-US"/>
        </w:rPr>
        <w:t xml:space="preserve"> (see R notebook)</w:t>
      </w:r>
    </w:p>
  </w:comment>
  <w:comment w:id="152" w:author="Peris Yague, Alba" w:date="2021-05-05T17:11:00Z" w:initials="PYA">
    <w:p w14:paraId="5809A9E6" w14:textId="663D0AE0" w:rsidR="005C6832" w:rsidRPr="00E3792B" w:rsidRDefault="005C6832">
      <w:pPr>
        <w:pStyle w:val="CommentText"/>
        <w:rPr>
          <w:lang w:val="en-US"/>
        </w:rPr>
      </w:pPr>
      <w:r>
        <w:rPr>
          <w:rStyle w:val="CommentReference"/>
        </w:rPr>
        <w:annotationRef/>
      </w:r>
      <w:r w:rsidRPr="00E3792B">
        <w:rPr>
          <w:lang w:val="en-US"/>
        </w:rPr>
        <w:t>include?</w:t>
      </w:r>
    </w:p>
  </w:comment>
  <w:comment w:id="156" w:author="Peris Yague, Alba" w:date="2021-05-05T17:11:00Z" w:initials="PYA">
    <w:p w14:paraId="4ED726C4" w14:textId="0E8839EB" w:rsidR="005C6832" w:rsidRPr="00E3792B" w:rsidRDefault="005C6832">
      <w:pPr>
        <w:pStyle w:val="CommentText"/>
        <w:rPr>
          <w:lang w:val="en-US"/>
        </w:rPr>
      </w:pPr>
      <w:r>
        <w:rPr>
          <w:rStyle w:val="CommentReference"/>
        </w:rPr>
        <w:annotationRef/>
      </w:r>
      <w:r w:rsidRPr="00E3792B">
        <w:rPr>
          <w:lang w:val="en-US"/>
        </w:rPr>
        <w:t>incl</w:t>
      </w:r>
      <w:r>
        <w:rPr>
          <w:lang w:val="en-US"/>
        </w:rPr>
        <w:t>ude?</w:t>
      </w:r>
    </w:p>
  </w:comment>
  <w:comment w:id="251" w:author="Darya Frank" w:date="2021-04-15T12:12:00Z" w:initials="DF">
    <w:p w14:paraId="31ABB38E" w14:textId="7F87275E" w:rsidR="005C6832" w:rsidRPr="00472FF7" w:rsidRDefault="005C6832" w:rsidP="00440483">
      <w:pPr>
        <w:pStyle w:val="CommentText"/>
        <w:rPr>
          <w:lang w:val="en-US"/>
        </w:rPr>
      </w:pPr>
      <w:r>
        <w:rPr>
          <w:rStyle w:val="CommentReference"/>
        </w:rPr>
        <w:annotationRef/>
      </w:r>
      <w:r>
        <w:rPr>
          <w:lang w:val="en-US"/>
        </w:rPr>
        <w:t xml:space="preserve">I think this may be controversial </w:t>
      </w:r>
      <w:r w:rsidRPr="00472FF7">
        <w:rPr>
          <w:lang w:val="en-US"/>
        </w:rPr>
        <w:sym w:font="Wingdings" w:char="F04A"/>
      </w:r>
      <w:r>
        <w:rPr>
          <w:lang w:val="en-US"/>
        </w:rPr>
        <w:t xml:space="preserve"> as the model explicitly tried to explain emotional oddballs. I would maybe tune this down, or just keep the next sentence (“Alternatively…)</w:t>
      </w:r>
    </w:p>
  </w:comment>
  <w:comment w:id="252" w:author="Peris Yague, Alba" w:date="2021-04-15T16:05:00Z" w:initials="PYA">
    <w:p w14:paraId="47B54127" w14:textId="22286BAD" w:rsidR="005C6832" w:rsidRPr="00B46DA6" w:rsidRDefault="005C6832">
      <w:pPr>
        <w:pStyle w:val="CommentText"/>
        <w:rPr>
          <w:lang w:val="en-US"/>
        </w:rPr>
      </w:pPr>
      <w:r>
        <w:rPr>
          <w:rStyle w:val="CommentReference"/>
        </w:rPr>
        <w:annotationRef/>
      </w:r>
      <w:r w:rsidRPr="00B46DA6">
        <w:rPr>
          <w:lang w:val="en-US"/>
        </w:rPr>
        <w:t>I tried to to</w:t>
      </w:r>
      <w:r>
        <w:rPr>
          <w:lang w:val="en-US"/>
        </w:rPr>
        <w:t xml:space="preserve">ne it </w:t>
      </w:r>
      <w:proofErr w:type="gramStart"/>
      <w:r>
        <w:rPr>
          <w:lang w:val="en-US"/>
        </w:rPr>
        <w:t>down</w:t>
      </w:r>
      <w:proofErr w:type="gramEnd"/>
      <w:r>
        <w:rPr>
          <w:lang w:val="en-US"/>
        </w:rPr>
        <w:t xml:space="preserve"> but I could just delete it too if necessary?</w:t>
      </w:r>
    </w:p>
  </w:comment>
  <w:comment w:id="253" w:author="Peris Yague, Alba" w:date="2021-04-15T16:06:00Z" w:initials="PYA">
    <w:p w14:paraId="7B43C78D" w14:textId="724B63A8" w:rsidR="005C6832" w:rsidRDefault="005C6832">
      <w:pPr>
        <w:pStyle w:val="CommentText"/>
      </w:pPr>
      <w:r>
        <w:rPr>
          <w:rStyle w:val="CommentReference"/>
        </w:rPr>
        <w:annotationRef/>
      </w:r>
    </w:p>
  </w:comment>
  <w:comment w:id="359" w:author="Peris Yague, Alba" w:date="2021-05-05T17:15:00Z" w:initials="PYA">
    <w:p w14:paraId="45890530" w14:textId="77777777" w:rsidR="005C6832" w:rsidRDefault="005C6832">
      <w:pPr>
        <w:pStyle w:val="CommentText"/>
        <w:rPr>
          <w:lang w:val="en-US"/>
        </w:rPr>
      </w:pPr>
      <w:r>
        <w:rPr>
          <w:rStyle w:val="CommentReference"/>
        </w:rPr>
        <w:annotationRef/>
      </w:r>
      <w:r w:rsidRPr="00354CE5">
        <w:rPr>
          <w:lang w:val="en-US"/>
        </w:rPr>
        <w:t>to be filled by Bryan</w:t>
      </w:r>
    </w:p>
    <w:p w14:paraId="66810A63" w14:textId="77777777" w:rsidR="005C6832" w:rsidRDefault="005C6832">
      <w:pPr>
        <w:pStyle w:val="CommentText"/>
        <w:rPr>
          <w:lang w:val="en-US"/>
        </w:rPr>
      </w:pPr>
    </w:p>
    <w:p w14:paraId="1F4F1C66" w14:textId="77777777" w:rsidR="005C6832" w:rsidRDefault="005C6832" w:rsidP="00354CE5">
      <w:r>
        <w:rPr>
          <w:rFonts w:ascii="Arial" w:hAnsi="Arial" w:cs="Arial"/>
          <w:color w:val="000000"/>
          <w:sz w:val="26"/>
          <w:szCs w:val="26"/>
          <w:shd w:val="clear" w:color="auto" w:fill="FFFFFF"/>
        </w:rPr>
        <w:t>Authors reporting research involving human subjects should indicate whether the protocol was approved by an institutional review board or similar committee and whether it was carried out in accordance with the provisions of the </w:t>
      </w:r>
      <w:hyperlink r:id="rId1" w:history="1">
        <w:r>
          <w:rPr>
            <w:rStyle w:val="Hyperlink"/>
            <w:rFonts w:ascii="Arial" w:hAnsi="Arial" w:cs="Arial"/>
            <w:color w:val="0D76BB"/>
            <w:sz w:val="26"/>
            <w:szCs w:val="26"/>
            <w:bdr w:val="none" w:sz="0" w:space="0" w:color="auto" w:frame="1"/>
            <w:shd w:val="clear" w:color="auto" w:fill="FFFFFF"/>
          </w:rPr>
          <w:t>World Medical Association Declaration of Helsinki</w:t>
        </w:r>
      </w:hyperlink>
      <w:r>
        <w:rPr>
          <w:rFonts w:ascii="Arial" w:hAnsi="Arial" w:cs="Arial"/>
          <w:color w:val="000000"/>
          <w:sz w:val="26"/>
          <w:szCs w:val="26"/>
          <w:shd w:val="clear" w:color="auto" w:fill="FFFFFF"/>
        </w:rPr>
        <w:t>. </w:t>
      </w:r>
    </w:p>
    <w:p w14:paraId="277A23E7" w14:textId="3498D71C" w:rsidR="005C6832" w:rsidRPr="00354CE5" w:rsidRDefault="005C683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B61C7C" w15:done="0"/>
  <w15:commentEx w15:paraId="32C4BE95" w15:done="0"/>
  <w15:commentEx w15:paraId="18A7DE62" w15:done="0"/>
  <w15:commentEx w15:paraId="022AE4F9" w15:done="0"/>
  <w15:commentEx w15:paraId="616B2F47" w15:paraIdParent="022AE4F9" w15:done="0"/>
  <w15:commentEx w15:paraId="056046C5" w15:done="0"/>
  <w15:commentEx w15:paraId="5809A9E6" w15:done="0"/>
  <w15:commentEx w15:paraId="4ED726C4" w15:done="0"/>
  <w15:commentEx w15:paraId="31ABB38E" w15:done="0"/>
  <w15:commentEx w15:paraId="47B54127" w15:paraIdParent="31ABB38E" w15:done="0"/>
  <w15:commentEx w15:paraId="7B43C78D" w15:paraIdParent="31ABB38E" w15:done="0"/>
  <w15:commentEx w15:paraId="277A23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D4C59" w16cex:dateUtc="2021-05-05T14:54:00Z"/>
  <w16cex:commentExtensible w16cex:durableId="243D4C65" w16cex:dateUtc="2021-05-05T14:55:00Z"/>
  <w16cex:commentExtensible w16cex:durableId="243D4ED3" w16cex:dateUtc="2021-05-05T15:05:00Z"/>
  <w16cex:commentExtensible w16cex:durableId="243D4A70" w16cex:dateUtc="2021-05-05T14:46:00Z"/>
  <w16cex:commentExtensible w16cex:durableId="243D53ED" w16cex:dateUtc="2021-05-05T15:27:00Z"/>
  <w16cex:commentExtensible w16cex:durableId="2424256A" w16cex:dateUtc="2021-04-16T13:02:00Z"/>
  <w16cex:commentExtensible w16cex:durableId="243D503B" w16cex:dateUtc="2021-05-05T15:11:00Z"/>
  <w16cex:commentExtensible w16cex:durableId="243D504A" w16cex:dateUtc="2021-05-05T15:11:00Z"/>
  <w16cex:commentExtensible w16cex:durableId="2422AC16" w16cex:dateUtc="2021-04-15T09:12:00Z"/>
  <w16cex:commentExtensible w16cex:durableId="2422E2E2" w16cex:dateUtc="2021-04-15T14:05:00Z"/>
  <w16cex:commentExtensible w16cex:durableId="2422E304" w16cex:dateUtc="2021-04-15T14:06:00Z"/>
  <w16cex:commentExtensible w16cex:durableId="243D5129" w16cex:dateUtc="2021-05-05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B61C7C" w16cid:durableId="243D4C59"/>
  <w16cid:commentId w16cid:paraId="32C4BE95" w16cid:durableId="243D4C65"/>
  <w16cid:commentId w16cid:paraId="18A7DE62" w16cid:durableId="243D4ED3"/>
  <w16cid:commentId w16cid:paraId="022AE4F9" w16cid:durableId="243D4A70"/>
  <w16cid:commentId w16cid:paraId="616B2F47" w16cid:durableId="243D53ED"/>
  <w16cid:commentId w16cid:paraId="056046C5" w16cid:durableId="2424256A"/>
  <w16cid:commentId w16cid:paraId="5809A9E6" w16cid:durableId="243D503B"/>
  <w16cid:commentId w16cid:paraId="4ED726C4" w16cid:durableId="243D504A"/>
  <w16cid:commentId w16cid:paraId="31ABB38E" w16cid:durableId="2422AC16"/>
  <w16cid:commentId w16cid:paraId="47B54127" w16cid:durableId="2422E2E2"/>
  <w16cid:commentId w16cid:paraId="7B43C78D" w16cid:durableId="2422E304"/>
  <w16cid:commentId w16cid:paraId="277A23E7" w16cid:durableId="243D51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03677" w14:textId="77777777" w:rsidR="0037006F" w:rsidRDefault="0037006F" w:rsidP="00CD0E59">
      <w:r>
        <w:separator/>
      </w:r>
    </w:p>
  </w:endnote>
  <w:endnote w:type="continuationSeparator" w:id="0">
    <w:p w14:paraId="1994403F" w14:textId="77777777" w:rsidR="0037006F" w:rsidRDefault="0037006F"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4235F" w14:textId="77777777" w:rsidR="0037006F" w:rsidRDefault="0037006F" w:rsidP="00CD0E59">
      <w:r>
        <w:separator/>
      </w:r>
    </w:p>
  </w:footnote>
  <w:footnote w:type="continuationSeparator" w:id="0">
    <w:p w14:paraId="0733D4F6" w14:textId="77777777" w:rsidR="0037006F" w:rsidRDefault="0037006F"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74DD2"/>
    <w:multiLevelType w:val="hybridMultilevel"/>
    <w:tmpl w:val="EDE29B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93D098F"/>
    <w:multiLevelType w:val="hybridMultilevel"/>
    <w:tmpl w:val="F85EB82C"/>
    <w:lvl w:ilvl="0" w:tplc="55FAB52C">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782F4E"/>
    <w:multiLevelType w:val="hybridMultilevel"/>
    <w:tmpl w:val="890627C6"/>
    <w:lvl w:ilvl="0" w:tplc="6EE813C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
  </w:num>
  <w:num w:numId="6">
    <w:abstractNumId w:val="5"/>
  </w:num>
  <w:num w:numId="7">
    <w:abstractNumId w:val="9"/>
  </w:num>
  <w:num w:numId="8">
    <w:abstractNumId w:val="10"/>
  </w:num>
  <w:num w:numId="9">
    <w:abstractNumId w:val="4"/>
  </w:num>
  <w:num w:numId="10">
    <w:abstractNumId w:val="6"/>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5917"/>
    <w:rsid w:val="00005DA4"/>
    <w:rsid w:val="000070DE"/>
    <w:rsid w:val="000078C7"/>
    <w:rsid w:val="0001676D"/>
    <w:rsid w:val="0001703C"/>
    <w:rsid w:val="00017668"/>
    <w:rsid w:val="00020BC5"/>
    <w:rsid w:val="00031C24"/>
    <w:rsid w:val="00032E42"/>
    <w:rsid w:val="00033727"/>
    <w:rsid w:val="00034615"/>
    <w:rsid w:val="000374F0"/>
    <w:rsid w:val="00045475"/>
    <w:rsid w:val="000461E9"/>
    <w:rsid w:val="0004694D"/>
    <w:rsid w:val="00047DAF"/>
    <w:rsid w:val="00050500"/>
    <w:rsid w:val="0005350E"/>
    <w:rsid w:val="00056AEC"/>
    <w:rsid w:val="000572DB"/>
    <w:rsid w:val="00061C24"/>
    <w:rsid w:val="00061CA0"/>
    <w:rsid w:val="000631B9"/>
    <w:rsid w:val="000648B8"/>
    <w:rsid w:val="00065CE2"/>
    <w:rsid w:val="00066D3A"/>
    <w:rsid w:val="00072B06"/>
    <w:rsid w:val="00074B2E"/>
    <w:rsid w:val="00075858"/>
    <w:rsid w:val="00076CED"/>
    <w:rsid w:val="00076EFF"/>
    <w:rsid w:val="0008107E"/>
    <w:rsid w:val="000818A3"/>
    <w:rsid w:val="000819DC"/>
    <w:rsid w:val="00081AEC"/>
    <w:rsid w:val="00081C79"/>
    <w:rsid w:val="000847F3"/>
    <w:rsid w:val="00084E45"/>
    <w:rsid w:val="00085AF4"/>
    <w:rsid w:val="00086558"/>
    <w:rsid w:val="00086D8E"/>
    <w:rsid w:val="000905AA"/>
    <w:rsid w:val="00090B99"/>
    <w:rsid w:val="00092C0E"/>
    <w:rsid w:val="0009485F"/>
    <w:rsid w:val="000963C8"/>
    <w:rsid w:val="000A49B5"/>
    <w:rsid w:val="000A63A9"/>
    <w:rsid w:val="000B10A3"/>
    <w:rsid w:val="000B1AB5"/>
    <w:rsid w:val="000B612D"/>
    <w:rsid w:val="000B6B9F"/>
    <w:rsid w:val="000B79AC"/>
    <w:rsid w:val="000C255F"/>
    <w:rsid w:val="000D031A"/>
    <w:rsid w:val="000D14A7"/>
    <w:rsid w:val="000E244A"/>
    <w:rsid w:val="000E3AE4"/>
    <w:rsid w:val="000E5CA5"/>
    <w:rsid w:val="000E61DB"/>
    <w:rsid w:val="000E7DCF"/>
    <w:rsid w:val="000F5FEE"/>
    <w:rsid w:val="000F66FF"/>
    <w:rsid w:val="001029A4"/>
    <w:rsid w:val="00102E6F"/>
    <w:rsid w:val="0010627C"/>
    <w:rsid w:val="00106D17"/>
    <w:rsid w:val="00110CDD"/>
    <w:rsid w:val="0011298B"/>
    <w:rsid w:val="00114005"/>
    <w:rsid w:val="00120551"/>
    <w:rsid w:val="00120D28"/>
    <w:rsid w:val="001230CB"/>
    <w:rsid w:val="00124B07"/>
    <w:rsid w:val="001258BD"/>
    <w:rsid w:val="00127824"/>
    <w:rsid w:val="00131BEF"/>
    <w:rsid w:val="00133902"/>
    <w:rsid w:val="00136113"/>
    <w:rsid w:val="00142DFE"/>
    <w:rsid w:val="00143CBF"/>
    <w:rsid w:val="00144BFC"/>
    <w:rsid w:val="001469B3"/>
    <w:rsid w:val="001505EE"/>
    <w:rsid w:val="00152A5E"/>
    <w:rsid w:val="00156CB5"/>
    <w:rsid w:val="001602C9"/>
    <w:rsid w:val="0016716A"/>
    <w:rsid w:val="00170C4E"/>
    <w:rsid w:val="00171BDC"/>
    <w:rsid w:val="0017206E"/>
    <w:rsid w:val="001726C6"/>
    <w:rsid w:val="00173B97"/>
    <w:rsid w:val="001769B6"/>
    <w:rsid w:val="001772A7"/>
    <w:rsid w:val="00182720"/>
    <w:rsid w:val="0018620C"/>
    <w:rsid w:val="00186389"/>
    <w:rsid w:val="00186718"/>
    <w:rsid w:val="00186E4D"/>
    <w:rsid w:val="0019399E"/>
    <w:rsid w:val="00197D89"/>
    <w:rsid w:val="001A10C0"/>
    <w:rsid w:val="001A5E40"/>
    <w:rsid w:val="001A6D0C"/>
    <w:rsid w:val="001B0ED9"/>
    <w:rsid w:val="001B1226"/>
    <w:rsid w:val="001C0F81"/>
    <w:rsid w:val="001C3642"/>
    <w:rsid w:val="001D2A89"/>
    <w:rsid w:val="001D626E"/>
    <w:rsid w:val="001D70DD"/>
    <w:rsid w:val="001D7F61"/>
    <w:rsid w:val="001E4C76"/>
    <w:rsid w:val="001F042E"/>
    <w:rsid w:val="001F0B87"/>
    <w:rsid w:val="001F2210"/>
    <w:rsid w:val="001F39D3"/>
    <w:rsid w:val="001F41B5"/>
    <w:rsid w:val="0020413C"/>
    <w:rsid w:val="002073A4"/>
    <w:rsid w:val="00207E67"/>
    <w:rsid w:val="002124E1"/>
    <w:rsid w:val="00216601"/>
    <w:rsid w:val="00217485"/>
    <w:rsid w:val="0022519B"/>
    <w:rsid w:val="00226EC4"/>
    <w:rsid w:val="00227C65"/>
    <w:rsid w:val="002343FD"/>
    <w:rsid w:val="00240717"/>
    <w:rsid w:val="00244580"/>
    <w:rsid w:val="002478C7"/>
    <w:rsid w:val="00254302"/>
    <w:rsid w:val="00254D4E"/>
    <w:rsid w:val="00255452"/>
    <w:rsid w:val="002567BE"/>
    <w:rsid w:val="00260FCD"/>
    <w:rsid w:val="00261A32"/>
    <w:rsid w:val="002669AB"/>
    <w:rsid w:val="00267BE3"/>
    <w:rsid w:val="002701FD"/>
    <w:rsid w:val="00270531"/>
    <w:rsid w:val="00270C82"/>
    <w:rsid w:val="00271A1B"/>
    <w:rsid w:val="00276105"/>
    <w:rsid w:val="002777A2"/>
    <w:rsid w:val="00283032"/>
    <w:rsid w:val="00284093"/>
    <w:rsid w:val="00284D92"/>
    <w:rsid w:val="0028644C"/>
    <w:rsid w:val="0028769D"/>
    <w:rsid w:val="00290348"/>
    <w:rsid w:val="0029324F"/>
    <w:rsid w:val="00295F06"/>
    <w:rsid w:val="0029668A"/>
    <w:rsid w:val="002A1040"/>
    <w:rsid w:val="002A1E1F"/>
    <w:rsid w:val="002A2F21"/>
    <w:rsid w:val="002A3B46"/>
    <w:rsid w:val="002A43A4"/>
    <w:rsid w:val="002B1038"/>
    <w:rsid w:val="002B1B2A"/>
    <w:rsid w:val="002B4763"/>
    <w:rsid w:val="002B62F4"/>
    <w:rsid w:val="002B7836"/>
    <w:rsid w:val="002C08B9"/>
    <w:rsid w:val="002C17CD"/>
    <w:rsid w:val="002C2B26"/>
    <w:rsid w:val="002C701D"/>
    <w:rsid w:val="002D1988"/>
    <w:rsid w:val="002D562C"/>
    <w:rsid w:val="002D5B29"/>
    <w:rsid w:val="002E4058"/>
    <w:rsid w:val="002E42EA"/>
    <w:rsid w:val="002E4FDE"/>
    <w:rsid w:val="002E5D16"/>
    <w:rsid w:val="002E635E"/>
    <w:rsid w:val="002E6745"/>
    <w:rsid w:val="002E6770"/>
    <w:rsid w:val="002E6F31"/>
    <w:rsid w:val="002F12DF"/>
    <w:rsid w:val="002F19E6"/>
    <w:rsid w:val="002F32BF"/>
    <w:rsid w:val="002F7177"/>
    <w:rsid w:val="002F7895"/>
    <w:rsid w:val="003011EE"/>
    <w:rsid w:val="0030336E"/>
    <w:rsid w:val="003036A8"/>
    <w:rsid w:val="00307307"/>
    <w:rsid w:val="00310394"/>
    <w:rsid w:val="003116CF"/>
    <w:rsid w:val="00311ECC"/>
    <w:rsid w:val="00312E96"/>
    <w:rsid w:val="00314576"/>
    <w:rsid w:val="003154DB"/>
    <w:rsid w:val="003165FD"/>
    <w:rsid w:val="00324DBF"/>
    <w:rsid w:val="003278D4"/>
    <w:rsid w:val="00330BA8"/>
    <w:rsid w:val="00333EDE"/>
    <w:rsid w:val="00334520"/>
    <w:rsid w:val="003358B4"/>
    <w:rsid w:val="003408B1"/>
    <w:rsid w:val="00340AD2"/>
    <w:rsid w:val="00354A5C"/>
    <w:rsid w:val="00354CE5"/>
    <w:rsid w:val="003550EB"/>
    <w:rsid w:val="00355D1C"/>
    <w:rsid w:val="003605C4"/>
    <w:rsid w:val="0036206A"/>
    <w:rsid w:val="00366694"/>
    <w:rsid w:val="0037006F"/>
    <w:rsid w:val="00370290"/>
    <w:rsid w:val="00373987"/>
    <w:rsid w:val="00373B66"/>
    <w:rsid w:val="00374FFF"/>
    <w:rsid w:val="00380297"/>
    <w:rsid w:val="0038320D"/>
    <w:rsid w:val="0038381C"/>
    <w:rsid w:val="00383EE8"/>
    <w:rsid w:val="0039095A"/>
    <w:rsid w:val="00392353"/>
    <w:rsid w:val="00397A4D"/>
    <w:rsid w:val="003B1364"/>
    <w:rsid w:val="003B1573"/>
    <w:rsid w:val="003B6878"/>
    <w:rsid w:val="003B6FA7"/>
    <w:rsid w:val="003C14EF"/>
    <w:rsid w:val="003C22C2"/>
    <w:rsid w:val="003C540C"/>
    <w:rsid w:val="003C5465"/>
    <w:rsid w:val="003C5E8A"/>
    <w:rsid w:val="003C5F89"/>
    <w:rsid w:val="003C7EDD"/>
    <w:rsid w:val="003D3FE3"/>
    <w:rsid w:val="003D4E39"/>
    <w:rsid w:val="003D581C"/>
    <w:rsid w:val="003D7461"/>
    <w:rsid w:val="003D76D9"/>
    <w:rsid w:val="003E2718"/>
    <w:rsid w:val="003E7D78"/>
    <w:rsid w:val="003F1E18"/>
    <w:rsid w:val="003F2198"/>
    <w:rsid w:val="003F5F09"/>
    <w:rsid w:val="003F62AF"/>
    <w:rsid w:val="00401B85"/>
    <w:rsid w:val="00403CA3"/>
    <w:rsid w:val="00404B89"/>
    <w:rsid w:val="00405DBE"/>
    <w:rsid w:val="00410EE6"/>
    <w:rsid w:val="0041385E"/>
    <w:rsid w:val="00414292"/>
    <w:rsid w:val="00415F79"/>
    <w:rsid w:val="00417D8B"/>
    <w:rsid w:val="00417F0E"/>
    <w:rsid w:val="00425BF6"/>
    <w:rsid w:val="004307E8"/>
    <w:rsid w:val="00431F41"/>
    <w:rsid w:val="00432609"/>
    <w:rsid w:val="00437990"/>
    <w:rsid w:val="00440483"/>
    <w:rsid w:val="00455ACF"/>
    <w:rsid w:val="00455DEF"/>
    <w:rsid w:val="004568D6"/>
    <w:rsid w:val="0046227D"/>
    <w:rsid w:val="0046517A"/>
    <w:rsid w:val="00465196"/>
    <w:rsid w:val="0046682A"/>
    <w:rsid w:val="00470F1F"/>
    <w:rsid w:val="00471C78"/>
    <w:rsid w:val="00472815"/>
    <w:rsid w:val="00472FF7"/>
    <w:rsid w:val="00477F56"/>
    <w:rsid w:val="004804FA"/>
    <w:rsid w:val="0048064E"/>
    <w:rsid w:val="00481059"/>
    <w:rsid w:val="00486629"/>
    <w:rsid w:val="004905A8"/>
    <w:rsid w:val="00490754"/>
    <w:rsid w:val="004911CF"/>
    <w:rsid w:val="00491829"/>
    <w:rsid w:val="00492313"/>
    <w:rsid w:val="004A1D16"/>
    <w:rsid w:val="004A1DFB"/>
    <w:rsid w:val="004A1E47"/>
    <w:rsid w:val="004A29F7"/>
    <w:rsid w:val="004A4516"/>
    <w:rsid w:val="004A548A"/>
    <w:rsid w:val="004A5FB7"/>
    <w:rsid w:val="004B0F5F"/>
    <w:rsid w:val="004B3F70"/>
    <w:rsid w:val="004C0CB6"/>
    <w:rsid w:val="004C5919"/>
    <w:rsid w:val="004C7887"/>
    <w:rsid w:val="004D0CB0"/>
    <w:rsid w:val="004D4281"/>
    <w:rsid w:val="004D4F25"/>
    <w:rsid w:val="004D6DFE"/>
    <w:rsid w:val="004E2E3C"/>
    <w:rsid w:val="004E4A1E"/>
    <w:rsid w:val="004E50F1"/>
    <w:rsid w:val="004E5301"/>
    <w:rsid w:val="004E592A"/>
    <w:rsid w:val="004E74A4"/>
    <w:rsid w:val="004F0684"/>
    <w:rsid w:val="004F1531"/>
    <w:rsid w:val="004F4865"/>
    <w:rsid w:val="004F56B2"/>
    <w:rsid w:val="004F56C2"/>
    <w:rsid w:val="004F57FB"/>
    <w:rsid w:val="004F76B1"/>
    <w:rsid w:val="0050027D"/>
    <w:rsid w:val="00503026"/>
    <w:rsid w:val="005037D5"/>
    <w:rsid w:val="00506374"/>
    <w:rsid w:val="005138AE"/>
    <w:rsid w:val="005140C8"/>
    <w:rsid w:val="0051698E"/>
    <w:rsid w:val="00521B9C"/>
    <w:rsid w:val="005253C7"/>
    <w:rsid w:val="00527678"/>
    <w:rsid w:val="00534356"/>
    <w:rsid w:val="005344A6"/>
    <w:rsid w:val="00536B90"/>
    <w:rsid w:val="00537D64"/>
    <w:rsid w:val="005402FD"/>
    <w:rsid w:val="00541B90"/>
    <w:rsid w:val="00545080"/>
    <w:rsid w:val="005459A8"/>
    <w:rsid w:val="00547D0D"/>
    <w:rsid w:val="00550513"/>
    <w:rsid w:val="0055220B"/>
    <w:rsid w:val="00552C3A"/>
    <w:rsid w:val="00554119"/>
    <w:rsid w:val="00563E6F"/>
    <w:rsid w:val="005653EF"/>
    <w:rsid w:val="005659D5"/>
    <w:rsid w:val="005664F2"/>
    <w:rsid w:val="00570392"/>
    <w:rsid w:val="00570AB0"/>
    <w:rsid w:val="005729AC"/>
    <w:rsid w:val="00573F04"/>
    <w:rsid w:val="00574176"/>
    <w:rsid w:val="00586AB9"/>
    <w:rsid w:val="00590F1E"/>
    <w:rsid w:val="00590F89"/>
    <w:rsid w:val="00594988"/>
    <w:rsid w:val="005960EC"/>
    <w:rsid w:val="00597B14"/>
    <w:rsid w:val="00597F78"/>
    <w:rsid w:val="005A1DD8"/>
    <w:rsid w:val="005A62D9"/>
    <w:rsid w:val="005A7C5F"/>
    <w:rsid w:val="005B016F"/>
    <w:rsid w:val="005C3D3F"/>
    <w:rsid w:val="005C5553"/>
    <w:rsid w:val="005C57C0"/>
    <w:rsid w:val="005C6832"/>
    <w:rsid w:val="005D0B5C"/>
    <w:rsid w:val="005D1CAE"/>
    <w:rsid w:val="005D2624"/>
    <w:rsid w:val="005D4233"/>
    <w:rsid w:val="005D7FF5"/>
    <w:rsid w:val="005E459C"/>
    <w:rsid w:val="005E6B3D"/>
    <w:rsid w:val="005E7FDE"/>
    <w:rsid w:val="005F11E9"/>
    <w:rsid w:val="005F4E72"/>
    <w:rsid w:val="005F76E8"/>
    <w:rsid w:val="0060522F"/>
    <w:rsid w:val="00607AFE"/>
    <w:rsid w:val="006104F2"/>
    <w:rsid w:val="00611443"/>
    <w:rsid w:val="00612A99"/>
    <w:rsid w:val="00612E09"/>
    <w:rsid w:val="00612E60"/>
    <w:rsid w:val="00613274"/>
    <w:rsid w:val="006137B1"/>
    <w:rsid w:val="00614DE7"/>
    <w:rsid w:val="0061697B"/>
    <w:rsid w:val="006206CF"/>
    <w:rsid w:val="006261C2"/>
    <w:rsid w:val="00632472"/>
    <w:rsid w:val="00637919"/>
    <w:rsid w:val="00645F84"/>
    <w:rsid w:val="00647E39"/>
    <w:rsid w:val="00655997"/>
    <w:rsid w:val="00657EA5"/>
    <w:rsid w:val="00663646"/>
    <w:rsid w:val="006645F2"/>
    <w:rsid w:val="006725E8"/>
    <w:rsid w:val="0067290B"/>
    <w:rsid w:val="00676E4E"/>
    <w:rsid w:val="00677777"/>
    <w:rsid w:val="006816B5"/>
    <w:rsid w:val="0068345D"/>
    <w:rsid w:val="00683C4C"/>
    <w:rsid w:val="006844C2"/>
    <w:rsid w:val="00684FF7"/>
    <w:rsid w:val="00685968"/>
    <w:rsid w:val="00692386"/>
    <w:rsid w:val="0069523E"/>
    <w:rsid w:val="006A3876"/>
    <w:rsid w:val="006A49CE"/>
    <w:rsid w:val="006A510F"/>
    <w:rsid w:val="006A530C"/>
    <w:rsid w:val="006A5A71"/>
    <w:rsid w:val="006A751F"/>
    <w:rsid w:val="006A7BE0"/>
    <w:rsid w:val="006B00CC"/>
    <w:rsid w:val="006B033C"/>
    <w:rsid w:val="006B71A6"/>
    <w:rsid w:val="006C0DA1"/>
    <w:rsid w:val="006C23B9"/>
    <w:rsid w:val="006D0259"/>
    <w:rsid w:val="006D0261"/>
    <w:rsid w:val="006D0A04"/>
    <w:rsid w:val="006D2683"/>
    <w:rsid w:val="006E26A5"/>
    <w:rsid w:val="006E360B"/>
    <w:rsid w:val="006E3D63"/>
    <w:rsid w:val="006E5068"/>
    <w:rsid w:val="006E716D"/>
    <w:rsid w:val="006F0FF6"/>
    <w:rsid w:val="006F2C22"/>
    <w:rsid w:val="006F46DF"/>
    <w:rsid w:val="00702563"/>
    <w:rsid w:val="00704376"/>
    <w:rsid w:val="00706C79"/>
    <w:rsid w:val="00707C00"/>
    <w:rsid w:val="007120D8"/>
    <w:rsid w:val="00714229"/>
    <w:rsid w:val="00714C06"/>
    <w:rsid w:val="007159B8"/>
    <w:rsid w:val="00715FE8"/>
    <w:rsid w:val="0071716D"/>
    <w:rsid w:val="0072053E"/>
    <w:rsid w:val="00724550"/>
    <w:rsid w:val="00724C60"/>
    <w:rsid w:val="007252EF"/>
    <w:rsid w:val="00727BE9"/>
    <w:rsid w:val="00730B50"/>
    <w:rsid w:val="007372CA"/>
    <w:rsid w:val="00744194"/>
    <w:rsid w:val="00746107"/>
    <w:rsid w:val="0074643F"/>
    <w:rsid w:val="00747D79"/>
    <w:rsid w:val="00750A9E"/>
    <w:rsid w:val="00750EC2"/>
    <w:rsid w:val="00751385"/>
    <w:rsid w:val="007528F5"/>
    <w:rsid w:val="00754A35"/>
    <w:rsid w:val="0075588B"/>
    <w:rsid w:val="00760348"/>
    <w:rsid w:val="007670AB"/>
    <w:rsid w:val="00772523"/>
    <w:rsid w:val="00775B38"/>
    <w:rsid w:val="007800D6"/>
    <w:rsid w:val="0078263B"/>
    <w:rsid w:val="00782D21"/>
    <w:rsid w:val="007837D2"/>
    <w:rsid w:val="0078595E"/>
    <w:rsid w:val="00787BC1"/>
    <w:rsid w:val="007921E0"/>
    <w:rsid w:val="00793E54"/>
    <w:rsid w:val="0079617E"/>
    <w:rsid w:val="00796CED"/>
    <w:rsid w:val="007976C6"/>
    <w:rsid w:val="00797EA7"/>
    <w:rsid w:val="007A4776"/>
    <w:rsid w:val="007A63CB"/>
    <w:rsid w:val="007A6D8B"/>
    <w:rsid w:val="007A7926"/>
    <w:rsid w:val="007B0753"/>
    <w:rsid w:val="007B557B"/>
    <w:rsid w:val="007C289A"/>
    <w:rsid w:val="007C2CEF"/>
    <w:rsid w:val="007C374F"/>
    <w:rsid w:val="007C613C"/>
    <w:rsid w:val="007C72F7"/>
    <w:rsid w:val="007C7E4A"/>
    <w:rsid w:val="007D10B3"/>
    <w:rsid w:val="007D22F8"/>
    <w:rsid w:val="007D6C1D"/>
    <w:rsid w:val="007D7086"/>
    <w:rsid w:val="007E00AB"/>
    <w:rsid w:val="007E0B38"/>
    <w:rsid w:val="007E230B"/>
    <w:rsid w:val="007E305F"/>
    <w:rsid w:val="007E3455"/>
    <w:rsid w:val="007E3748"/>
    <w:rsid w:val="007E4734"/>
    <w:rsid w:val="007E53B8"/>
    <w:rsid w:val="00801DFD"/>
    <w:rsid w:val="00802E4B"/>
    <w:rsid w:val="00805B3E"/>
    <w:rsid w:val="00806AB3"/>
    <w:rsid w:val="00810493"/>
    <w:rsid w:val="008109CC"/>
    <w:rsid w:val="00811B6E"/>
    <w:rsid w:val="008121A0"/>
    <w:rsid w:val="008143BE"/>
    <w:rsid w:val="00820E54"/>
    <w:rsid w:val="00821651"/>
    <w:rsid w:val="00825FD7"/>
    <w:rsid w:val="0082635D"/>
    <w:rsid w:val="00827324"/>
    <w:rsid w:val="00827CC0"/>
    <w:rsid w:val="00836544"/>
    <w:rsid w:val="008420E8"/>
    <w:rsid w:val="008431D6"/>
    <w:rsid w:val="0084337B"/>
    <w:rsid w:val="008448B6"/>
    <w:rsid w:val="0085202D"/>
    <w:rsid w:val="0085472E"/>
    <w:rsid w:val="00854902"/>
    <w:rsid w:val="0085691C"/>
    <w:rsid w:val="008571EB"/>
    <w:rsid w:val="0085733D"/>
    <w:rsid w:val="00860B4E"/>
    <w:rsid w:val="00860E9D"/>
    <w:rsid w:val="00862E66"/>
    <w:rsid w:val="00863A6E"/>
    <w:rsid w:val="00874E88"/>
    <w:rsid w:val="008758AC"/>
    <w:rsid w:val="00877D42"/>
    <w:rsid w:val="00880C9E"/>
    <w:rsid w:val="00885F49"/>
    <w:rsid w:val="00886B7E"/>
    <w:rsid w:val="00886BAE"/>
    <w:rsid w:val="00887339"/>
    <w:rsid w:val="00890224"/>
    <w:rsid w:val="0089147B"/>
    <w:rsid w:val="008928C5"/>
    <w:rsid w:val="0089442C"/>
    <w:rsid w:val="0089549C"/>
    <w:rsid w:val="00896D71"/>
    <w:rsid w:val="00896F34"/>
    <w:rsid w:val="008979E8"/>
    <w:rsid w:val="008A574A"/>
    <w:rsid w:val="008A5C5E"/>
    <w:rsid w:val="008B19C2"/>
    <w:rsid w:val="008B1EE0"/>
    <w:rsid w:val="008B209C"/>
    <w:rsid w:val="008B2CF9"/>
    <w:rsid w:val="008B2F62"/>
    <w:rsid w:val="008B5208"/>
    <w:rsid w:val="008B546E"/>
    <w:rsid w:val="008B7470"/>
    <w:rsid w:val="008C1C73"/>
    <w:rsid w:val="008C2ACB"/>
    <w:rsid w:val="008C39DE"/>
    <w:rsid w:val="008C73D8"/>
    <w:rsid w:val="008C7554"/>
    <w:rsid w:val="008D2F9D"/>
    <w:rsid w:val="008D3845"/>
    <w:rsid w:val="008D400A"/>
    <w:rsid w:val="008D4BCB"/>
    <w:rsid w:val="008D572E"/>
    <w:rsid w:val="008D5DE6"/>
    <w:rsid w:val="008D6B05"/>
    <w:rsid w:val="008D767A"/>
    <w:rsid w:val="008E0FFA"/>
    <w:rsid w:val="008E11C5"/>
    <w:rsid w:val="008E1428"/>
    <w:rsid w:val="008E21B0"/>
    <w:rsid w:val="008E5DA9"/>
    <w:rsid w:val="008E7E1E"/>
    <w:rsid w:val="008F03FF"/>
    <w:rsid w:val="008F3F58"/>
    <w:rsid w:val="008F5E4F"/>
    <w:rsid w:val="0090012B"/>
    <w:rsid w:val="00901943"/>
    <w:rsid w:val="00902B66"/>
    <w:rsid w:val="00902D53"/>
    <w:rsid w:val="00904776"/>
    <w:rsid w:val="00907B04"/>
    <w:rsid w:val="009120AB"/>
    <w:rsid w:val="00914C29"/>
    <w:rsid w:val="00915FD1"/>
    <w:rsid w:val="00917A2F"/>
    <w:rsid w:val="0092025C"/>
    <w:rsid w:val="00920C8A"/>
    <w:rsid w:val="009319D2"/>
    <w:rsid w:val="00933738"/>
    <w:rsid w:val="0094198A"/>
    <w:rsid w:val="009454AD"/>
    <w:rsid w:val="00946F1F"/>
    <w:rsid w:val="0094761B"/>
    <w:rsid w:val="0095011D"/>
    <w:rsid w:val="009501AA"/>
    <w:rsid w:val="00950295"/>
    <w:rsid w:val="00952A7A"/>
    <w:rsid w:val="009543DA"/>
    <w:rsid w:val="009557D3"/>
    <w:rsid w:val="00956786"/>
    <w:rsid w:val="009578D2"/>
    <w:rsid w:val="00961879"/>
    <w:rsid w:val="00961AB0"/>
    <w:rsid w:val="0096285B"/>
    <w:rsid w:val="009638BF"/>
    <w:rsid w:val="00964078"/>
    <w:rsid w:val="00966040"/>
    <w:rsid w:val="0097261F"/>
    <w:rsid w:val="009750FF"/>
    <w:rsid w:val="00975BFD"/>
    <w:rsid w:val="00977C77"/>
    <w:rsid w:val="00981448"/>
    <w:rsid w:val="009823EE"/>
    <w:rsid w:val="00983473"/>
    <w:rsid w:val="0098451A"/>
    <w:rsid w:val="00986462"/>
    <w:rsid w:val="00986E7A"/>
    <w:rsid w:val="00987583"/>
    <w:rsid w:val="00987721"/>
    <w:rsid w:val="00990AC6"/>
    <w:rsid w:val="00992183"/>
    <w:rsid w:val="00993E9E"/>
    <w:rsid w:val="00995087"/>
    <w:rsid w:val="00997603"/>
    <w:rsid w:val="009A2156"/>
    <w:rsid w:val="009B15E7"/>
    <w:rsid w:val="009B5B35"/>
    <w:rsid w:val="009B656F"/>
    <w:rsid w:val="009C01C6"/>
    <w:rsid w:val="009C070A"/>
    <w:rsid w:val="009C12C9"/>
    <w:rsid w:val="009C6A70"/>
    <w:rsid w:val="009C73F5"/>
    <w:rsid w:val="009C799B"/>
    <w:rsid w:val="009D0BBF"/>
    <w:rsid w:val="009D0DA6"/>
    <w:rsid w:val="009D0EC3"/>
    <w:rsid w:val="009D0FBA"/>
    <w:rsid w:val="009D174F"/>
    <w:rsid w:val="009D1DD5"/>
    <w:rsid w:val="009D2729"/>
    <w:rsid w:val="009D65B3"/>
    <w:rsid w:val="009D74A8"/>
    <w:rsid w:val="009E173B"/>
    <w:rsid w:val="009E2B18"/>
    <w:rsid w:val="009E2BC2"/>
    <w:rsid w:val="009E3B77"/>
    <w:rsid w:val="009E4FA4"/>
    <w:rsid w:val="009F07F8"/>
    <w:rsid w:val="009F0DE0"/>
    <w:rsid w:val="009F47FC"/>
    <w:rsid w:val="00A0572E"/>
    <w:rsid w:val="00A05B71"/>
    <w:rsid w:val="00A107A1"/>
    <w:rsid w:val="00A118C7"/>
    <w:rsid w:val="00A11A0C"/>
    <w:rsid w:val="00A13F29"/>
    <w:rsid w:val="00A17B1D"/>
    <w:rsid w:val="00A217B1"/>
    <w:rsid w:val="00A22B6D"/>
    <w:rsid w:val="00A24C34"/>
    <w:rsid w:val="00A26BA1"/>
    <w:rsid w:val="00A309DC"/>
    <w:rsid w:val="00A337AC"/>
    <w:rsid w:val="00A35288"/>
    <w:rsid w:val="00A35664"/>
    <w:rsid w:val="00A362B0"/>
    <w:rsid w:val="00A42789"/>
    <w:rsid w:val="00A44B86"/>
    <w:rsid w:val="00A46C84"/>
    <w:rsid w:val="00A52BBF"/>
    <w:rsid w:val="00A536AA"/>
    <w:rsid w:val="00A60ECE"/>
    <w:rsid w:val="00A60FB3"/>
    <w:rsid w:val="00A61111"/>
    <w:rsid w:val="00A6475D"/>
    <w:rsid w:val="00A66F4A"/>
    <w:rsid w:val="00A7012A"/>
    <w:rsid w:val="00A7189E"/>
    <w:rsid w:val="00A746BD"/>
    <w:rsid w:val="00A74FCB"/>
    <w:rsid w:val="00A77B6B"/>
    <w:rsid w:val="00A80070"/>
    <w:rsid w:val="00A82210"/>
    <w:rsid w:val="00A863DA"/>
    <w:rsid w:val="00A936EE"/>
    <w:rsid w:val="00AA171B"/>
    <w:rsid w:val="00AB3D4F"/>
    <w:rsid w:val="00AB4DE3"/>
    <w:rsid w:val="00AB7579"/>
    <w:rsid w:val="00AC2BD2"/>
    <w:rsid w:val="00AC546D"/>
    <w:rsid w:val="00AC6277"/>
    <w:rsid w:val="00AC6278"/>
    <w:rsid w:val="00AD17B1"/>
    <w:rsid w:val="00AD1C28"/>
    <w:rsid w:val="00AD477A"/>
    <w:rsid w:val="00AD52C1"/>
    <w:rsid w:val="00AD52CD"/>
    <w:rsid w:val="00AD685A"/>
    <w:rsid w:val="00AE1BB2"/>
    <w:rsid w:val="00AE2BF2"/>
    <w:rsid w:val="00AE2C8D"/>
    <w:rsid w:val="00AF2099"/>
    <w:rsid w:val="00AF212A"/>
    <w:rsid w:val="00AF2CFD"/>
    <w:rsid w:val="00AF4FC9"/>
    <w:rsid w:val="00AF58B2"/>
    <w:rsid w:val="00AF605F"/>
    <w:rsid w:val="00B0114F"/>
    <w:rsid w:val="00B01750"/>
    <w:rsid w:val="00B022A7"/>
    <w:rsid w:val="00B0394A"/>
    <w:rsid w:val="00B041D8"/>
    <w:rsid w:val="00B1641F"/>
    <w:rsid w:val="00B172A5"/>
    <w:rsid w:val="00B20881"/>
    <w:rsid w:val="00B24638"/>
    <w:rsid w:val="00B25F33"/>
    <w:rsid w:val="00B26A44"/>
    <w:rsid w:val="00B31DB9"/>
    <w:rsid w:val="00B337A8"/>
    <w:rsid w:val="00B34AA8"/>
    <w:rsid w:val="00B34ACB"/>
    <w:rsid w:val="00B377B9"/>
    <w:rsid w:val="00B379AF"/>
    <w:rsid w:val="00B41EEF"/>
    <w:rsid w:val="00B4211C"/>
    <w:rsid w:val="00B4483D"/>
    <w:rsid w:val="00B45C2E"/>
    <w:rsid w:val="00B45D2E"/>
    <w:rsid w:val="00B46DA6"/>
    <w:rsid w:val="00B5174B"/>
    <w:rsid w:val="00B51FD8"/>
    <w:rsid w:val="00B52B66"/>
    <w:rsid w:val="00B5420A"/>
    <w:rsid w:val="00B56E00"/>
    <w:rsid w:val="00B577D0"/>
    <w:rsid w:val="00B61446"/>
    <w:rsid w:val="00B70A2E"/>
    <w:rsid w:val="00B71943"/>
    <w:rsid w:val="00B7350D"/>
    <w:rsid w:val="00B7679E"/>
    <w:rsid w:val="00B80893"/>
    <w:rsid w:val="00B8157D"/>
    <w:rsid w:val="00B84CBA"/>
    <w:rsid w:val="00B8566A"/>
    <w:rsid w:val="00B86CA4"/>
    <w:rsid w:val="00B87629"/>
    <w:rsid w:val="00B90B69"/>
    <w:rsid w:val="00B92C72"/>
    <w:rsid w:val="00B94605"/>
    <w:rsid w:val="00B948A1"/>
    <w:rsid w:val="00B977D4"/>
    <w:rsid w:val="00BA04D0"/>
    <w:rsid w:val="00BA0B14"/>
    <w:rsid w:val="00BA3834"/>
    <w:rsid w:val="00BA461E"/>
    <w:rsid w:val="00BA5770"/>
    <w:rsid w:val="00BA710C"/>
    <w:rsid w:val="00BA7EBB"/>
    <w:rsid w:val="00BB3181"/>
    <w:rsid w:val="00BB5C9B"/>
    <w:rsid w:val="00BC6002"/>
    <w:rsid w:val="00BC6347"/>
    <w:rsid w:val="00BC76BD"/>
    <w:rsid w:val="00BC7CFE"/>
    <w:rsid w:val="00BC7D73"/>
    <w:rsid w:val="00BD1466"/>
    <w:rsid w:val="00BD5739"/>
    <w:rsid w:val="00BD704F"/>
    <w:rsid w:val="00BD741E"/>
    <w:rsid w:val="00BE0CE0"/>
    <w:rsid w:val="00BE2886"/>
    <w:rsid w:val="00BE5197"/>
    <w:rsid w:val="00BE7C14"/>
    <w:rsid w:val="00BF1084"/>
    <w:rsid w:val="00BF3870"/>
    <w:rsid w:val="00C0163B"/>
    <w:rsid w:val="00C02787"/>
    <w:rsid w:val="00C033EB"/>
    <w:rsid w:val="00C055AB"/>
    <w:rsid w:val="00C06212"/>
    <w:rsid w:val="00C06D74"/>
    <w:rsid w:val="00C0794E"/>
    <w:rsid w:val="00C07F2B"/>
    <w:rsid w:val="00C10EAB"/>
    <w:rsid w:val="00C11040"/>
    <w:rsid w:val="00C11478"/>
    <w:rsid w:val="00C20609"/>
    <w:rsid w:val="00C207C2"/>
    <w:rsid w:val="00C21442"/>
    <w:rsid w:val="00C22731"/>
    <w:rsid w:val="00C22855"/>
    <w:rsid w:val="00C24819"/>
    <w:rsid w:val="00C24E81"/>
    <w:rsid w:val="00C27F3C"/>
    <w:rsid w:val="00C32571"/>
    <w:rsid w:val="00C36160"/>
    <w:rsid w:val="00C363B6"/>
    <w:rsid w:val="00C3640F"/>
    <w:rsid w:val="00C36B89"/>
    <w:rsid w:val="00C43C98"/>
    <w:rsid w:val="00C448F5"/>
    <w:rsid w:val="00C4600A"/>
    <w:rsid w:val="00C512A7"/>
    <w:rsid w:val="00C53449"/>
    <w:rsid w:val="00C54335"/>
    <w:rsid w:val="00C55128"/>
    <w:rsid w:val="00C55E7B"/>
    <w:rsid w:val="00C60552"/>
    <w:rsid w:val="00C616A9"/>
    <w:rsid w:val="00C63389"/>
    <w:rsid w:val="00C70EB7"/>
    <w:rsid w:val="00C71696"/>
    <w:rsid w:val="00C7401E"/>
    <w:rsid w:val="00C751E4"/>
    <w:rsid w:val="00C81AE6"/>
    <w:rsid w:val="00C85BAA"/>
    <w:rsid w:val="00C871E8"/>
    <w:rsid w:val="00C905F2"/>
    <w:rsid w:val="00C907CA"/>
    <w:rsid w:val="00C90A3A"/>
    <w:rsid w:val="00C92641"/>
    <w:rsid w:val="00C928F2"/>
    <w:rsid w:val="00CA1D7F"/>
    <w:rsid w:val="00CA3998"/>
    <w:rsid w:val="00CA492C"/>
    <w:rsid w:val="00CA4DD8"/>
    <w:rsid w:val="00CA69E7"/>
    <w:rsid w:val="00CA7E80"/>
    <w:rsid w:val="00CA7FF3"/>
    <w:rsid w:val="00CB19EE"/>
    <w:rsid w:val="00CB2196"/>
    <w:rsid w:val="00CB3139"/>
    <w:rsid w:val="00CB526A"/>
    <w:rsid w:val="00CC0FB3"/>
    <w:rsid w:val="00CC107F"/>
    <w:rsid w:val="00CC1ABD"/>
    <w:rsid w:val="00CC22D2"/>
    <w:rsid w:val="00CC4C76"/>
    <w:rsid w:val="00CC6766"/>
    <w:rsid w:val="00CD0E59"/>
    <w:rsid w:val="00CD252D"/>
    <w:rsid w:val="00CD34C6"/>
    <w:rsid w:val="00CD375F"/>
    <w:rsid w:val="00CD5BBA"/>
    <w:rsid w:val="00CD6360"/>
    <w:rsid w:val="00CE264B"/>
    <w:rsid w:val="00CE469F"/>
    <w:rsid w:val="00CE770E"/>
    <w:rsid w:val="00CF0ADF"/>
    <w:rsid w:val="00CF2B8E"/>
    <w:rsid w:val="00CF2FB4"/>
    <w:rsid w:val="00CF6015"/>
    <w:rsid w:val="00CF619B"/>
    <w:rsid w:val="00D0044A"/>
    <w:rsid w:val="00D01B80"/>
    <w:rsid w:val="00D034D0"/>
    <w:rsid w:val="00D040FA"/>
    <w:rsid w:val="00D0471A"/>
    <w:rsid w:val="00D069A6"/>
    <w:rsid w:val="00D06DEA"/>
    <w:rsid w:val="00D07EFB"/>
    <w:rsid w:val="00D12300"/>
    <w:rsid w:val="00D14809"/>
    <w:rsid w:val="00D15CF9"/>
    <w:rsid w:val="00D22338"/>
    <w:rsid w:val="00D2269C"/>
    <w:rsid w:val="00D22976"/>
    <w:rsid w:val="00D238C7"/>
    <w:rsid w:val="00D35F4C"/>
    <w:rsid w:val="00D40EA2"/>
    <w:rsid w:val="00D44230"/>
    <w:rsid w:val="00D459DE"/>
    <w:rsid w:val="00D466E4"/>
    <w:rsid w:val="00D510FB"/>
    <w:rsid w:val="00D5120C"/>
    <w:rsid w:val="00D563A1"/>
    <w:rsid w:val="00D601F0"/>
    <w:rsid w:val="00D60B16"/>
    <w:rsid w:val="00D61901"/>
    <w:rsid w:val="00D74817"/>
    <w:rsid w:val="00D75A30"/>
    <w:rsid w:val="00D76A02"/>
    <w:rsid w:val="00D80D33"/>
    <w:rsid w:val="00D81543"/>
    <w:rsid w:val="00D8605C"/>
    <w:rsid w:val="00D8610F"/>
    <w:rsid w:val="00D8749C"/>
    <w:rsid w:val="00D877D1"/>
    <w:rsid w:val="00D90CA6"/>
    <w:rsid w:val="00D90ECC"/>
    <w:rsid w:val="00D914AD"/>
    <w:rsid w:val="00D949A0"/>
    <w:rsid w:val="00D950B9"/>
    <w:rsid w:val="00D973DA"/>
    <w:rsid w:val="00DA1373"/>
    <w:rsid w:val="00DA17E4"/>
    <w:rsid w:val="00DA43AD"/>
    <w:rsid w:val="00DA495B"/>
    <w:rsid w:val="00DB644B"/>
    <w:rsid w:val="00DB6734"/>
    <w:rsid w:val="00DB7B94"/>
    <w:rsid w:val="00DC2AB8"/>
    <w:rsid w:val="00DC31A8"/>
    <w:rsid w:val="00DC34C5"/>
    <w:rsid w:val="00DC4A1D"/>
    <w:rsid w:val="00DC7437"/>
    <w:rsid w:val="00DD142A"/>
    <w:rsid w:val="00DD2D3D"/>
    <w:rsid w:val="00DD3FC7"/>
    <w:rsid w:val="00DD4978"/>
    <w:rsid w:val="00DE0955"/>
    <w:rsid w:val="00DE22D1"/>
    <w:rsid w:val="00DE2C59"/>
    <w:rsid w:val="00DE3268"/>
    <w:rsid w:val="00DE488D"/>
    <w:rsid w:val="00DE58EB"/>
    <w:rsid w:val="00DE59D9"/>
    <w:rsid w:val="00DE76E7"/>
    <w:rsid w:val="00DF274E"/>
    <w:rsid w:val="00DF3903"/>
    <w:rsid w:val="00E004CB"/>
    <w:rsid w:val="00E02492"/>
    <w:rsid w:val="00E027F4"/>
    <w:rsid w:val="00E11C1F"/>
    <w:rsid w:val="00E1332B"/>
    <w:rsid w:val="00E206F8"/>
    <w:rsid w:val="00E22770"/>
    <w:rsid w:val="00E24002"/>
    <w:rsid w:val="00E2571F"/>
    <w:rsid w:val="00E27058"/>
    <w:rsid w:val="00E278E3"/>
    <w:rsid w:val="00E30194"/>
    <w:rsid w:val="00E3399B"/>
    <w:rsid w:val="00E3792B"/>
    <w:rsid w:val="00E40142"/>
    <w:rsid w:val="00E433B6"/>
    <w:rsid w:val="00E447E6"/>
    <w:rsid w:val="00E4531D"/>
    <w:rsid w:val="00E51FB0"/>
    <w:rsid w:val="00E56525"/>
    <w:rsid w:val="00E5788E"/>
    <w:rsid w:val="00E6015C"/>
    <w:rsid w:val="00E613C1"/>
    <w:rsid w:val="00E64053"/>
    <w:rsid w:val="00E66A34"/>
    <w:rsid w:val="00E66A88"/>
    <w:rsid w:val="00E702A4"/>
    <w:rsid w:val="00E70367"/>
    <w:rsid w:val="00E730D7"/>
    <w:rsid w:val="00E7405F"/>
    <w:rsid w:val="00E7549C"/>
    <w:rsid w:val="00E77754"/>
    <w:rsid w:val="00E840A7"/>
    <w:rsid w:val="00E858FE"/>
    <w:rsid w:val="00E87524"/>
    <w:rsid w:val="00EA0782"/>
    <w:rsid w:val="00EA16AC"/>
    <w:rsid w:val="00EA17E0"/>
    <w:rsid w:val="00EA4E38"/>
    <w:rsid w:val="00EA5BCA"/>
    <w:rsid w:val="00EB03DA"/>
    <w:rsid w:val="00EB13D3"/>
    <w:rsid w:val="00EB2A7D"/>
    <w:rsid w:val="00EB31CA"/>
    <w:rsid w:val="00EB3E93"/>
    <w:rsid w:val="00EB758E"/>
    <w:rsid w:val="00EB7E41"/>
    <w:rsid w:val="00EC4AAE"/>
    <w:rsid w:val="00ED1A21"/>
    <w:rsid w:val="00ED1C5B"/>
    <w:rsid w:val="00ED2BEA"/>
    <w:rsid w:val="00ED2F56"/>
    <w:rsid w:val="00ED536F"/>
    <w:rsid w:val="00ED583F"/>
    <w:rsid w:val="00ED6EE6"/>
    <w:rsid w:val="00EE0035"/>
    <w:rsid w:val="00EE236F"/>
    <w:rsid w:val="00EE5241"/>
    <w:rsid w:val="00EE6A5C"/>
    <w:rsid w:val="00EE6C38"/>
    <w:rsid w:val="00EE76A3"/>
    <w:rsid w:val="00EF2F93"/>
    <w:rsid w:val="00EF3276"/>
    <w:rsid w:val="00EF4A08"/>
    <w:rsid w:val="00EF4B98"/>
    <w:rsid w:val="00EF5805"/>
    <w:rsid w:val="00F00392"/>
    <w:rsid w:val="00F00E93"/>
    <w:rsid w:val="00F01A0D"/>
    <w:rsid w:val="00F01AD2"/>
    <w:rsid w:val="00F03EE9"/>
    <w:rsid w:val="00F04970"/>
    <w:rsid w:val="00F13D04"/>
    <w:rsid w:val="00F14100"/>
    <w:rsid w:val="00F15492"/>
    <w:rsid w:val="00F21F31"/>
    <w:rsid w:val="00F220AE"/>
    <w:rsid w:val="00F23F6D"/>
    <w:rsid w:val="00F23FF8"/>
    <w:rsid w:val="00F2480C"/>
    <w:rsid w:val="00F250AA"/>
    <w:rsid w:val="00F26188"/>
    <w:rsid w:val="00F3048B"/>
    <w:rsid w:val="00F342FB"/>
    <w:rsid w:val="00F37A0D"/>
    <w:rsid w:val="00F429A3"/>
    <w:rsid w:val="00F43234"/>
    <w:rsid w:val="00F4480E"/>
    <w:rsid w:val="00F551F5"/>
    <w:rsid w:val="00F5659B"/>
    <w:rsid w:val="00F57CA6"/>
    <w:rsid w:val="00F60ABC"/>
    <w:rsid w:val="00F620C7"/>
    <w:rsid w:val="00F624D1"/>
    <w:rsid w:val="00F63DC8"/>
    <w:rsid w:val="00F662D7"/>
    <w:rsid w:val="00F6691E"/>
    <w:rsid w:val="00F66FC6"/>
    <w:rsid w:val="00F67C1C"/>
    <w:rsid w:val="00F73766"/>
    <w:rsid w:val="00F73978"/>
    <w:rsid w:val="00F74CB1"/>
    <w:rsid w:val="00F84EC7"/>
    <w:rsid w:val="00F85467"/>
    <w:rsid w:val="00F92443"/>
    <w:rsid w:val="00F951B6"/>
    <w:rsid w:val="00F96A75"/>
    <w:rsid w:val="00F96ABA"/>
    <w:rsid w:val="00FA117D"/>
    <w:rsid w:val="00FB1B55"/>
    <w:rsid w:val="00FB276A"/>
    <w:rsid w:val="00FB2CE8"/>
    <w:rsid w:val="00FB51CE"/>
    <w:rsid w:val="00FB5EFA"/>
    <w:rsid w:val="00FC39E1"/>
    <w:rsid w:val="00FD2C79"/>
    <w:rsid w:val="00FD4646"/>
    <w:rsid w:val="00FD5A5B"/>
    <w:rsid w:val="00FD6030"/>
    <w:rsid w:val="00FD6653"/>
    <w:rsid w:val="00FD68A2"/>
    <w:rsid w:val="00FE05B2"/>
    <w:rsid w:val="00FE2151"/>
    <w:rsid w:val="00FF04A2"/>
    <w:rsid w:val="00FF05EF"/>
    <w:rsid w:val="00FF496B"/>
    <w:rsid w:val="00FF5B1C"/>
    <w:rsid w:val="00FF6E56"/>
  </w:rsids>
  <m:mathPr>
    <m:mathFont m:val="Cambria Math"/>
    <m:brkBin m:val="before"/>
    <m:brkBinSub m:val="--"/>
    <m:smallFrac m:val="0"/>
    <m:dispDef/>
    <m:lMargin m:val="0"/>
    <m:rMargin m:val="0"/>
    <m:defJc m:val="centerGroup"/>
    <m:wrapIndent m:val="1440"/>
    <m:intLim m:val="subSup"/>
    <m:naryLim m:val="undOvr"/>
  </m:mathPr>
  <w:themeFontLang w:val="uz-Cyrl-UZ"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AD794E4C-ED23-084E-BE83-0F6B4FAD2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 w:type="character" w:styleId="UnresolvedMention">
    <w:name w:val="Unresolved Mention"/>
    <w:basedOn w:val="DefaultParagraphFont"/>
    <w:uiPriority w:val="99"/>
    <w:semiHidden/>
    <w:unhideWhenUsed/>
    <w:rsid w:val="00BE5197"/>
    <w:rPr>
      <w:color w:val="605E5C"/>
      <w:shd w:val="clear" w:color="auto" w:fill="E1DFDD"/>
    </w:rPr>
  </w:style>
  <w:style w:type="character" w:styleId="PlaceholderText">
    <w:name w:val="Placeholder Text"/>
    <w:basedOn w:val="DefaultParagraphFont"/>
    <w:uiPriority w:val="99"/>
    <w:semiHidden/>
    <w:rsid w:val="00A746BD"/>
    <w:rPr>
      <w:color w:val="808080"/>
    </w:rPr>
  </w:style>
  <w:style w:type="character" w:styleId="FollowedHyperlink">
    <w:name w:val="FollowedHyperlink"/>
    <w:basedOn w:val="DefaultParagraphFont"/>
    <w:uiPriority w:val="99"/>
    <w:semiHidden/>
    <w:unhideWhenUsed/>
    <w:rsid w:val="00143CBF"/>
    <w:rPr>
      <w:color w:val="954F72" w:themeColor="followedHyperlink"/>
      <w:u w:val="single"/>
    </w:rPr>
  </w:style>
  <w:style w:type="character" w:styleId="Strong">
    <w:name w:val="Strong"/>
    <w:basedOn w:val="DefaultParagraphFont"/>
    <w:uiPriority w:val="22"/>
    <w:qFormat/>
    <w:rsid w:val="009502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8363">
      <w:bodyDiv w:val="1"/>
      <w:marLeft w:val="0"/>
      <w:marRight w:val="0"/>
      <w:marTop w:val="0"/>
      <w:marBottom w:val="0"/>
      <w:divBdr>
        <w:top w:val="none" w:sz="0" w:space="0" w:color="auto"/>
        <w:left w:val="none" w:sz="0" w:space="0" w:color="auto"/>
        <w:bottom w:val="none" w:sz="0" w:space="0" w:color="auto"/>
        <w:right w:val="none" w:sz="0" w:space="0" w:color="auto"/>
      </w:divBdr>
    </w:div>
    <w:div w:id="39745971">
      <w:bodyDiv w:val="1"/>
      <w:marLeft w:val="0"/>
      <w:marRight w:val="0"/>
      <w:marTop w:val="0"/>
      <w:marBottom w:val="0"/>
      <w:divBdr>
        <w:top w:val="none" w:sz="0" w:space="0" w:color="auto"/>
        <w:left w:val="none" w:sz="0" w:space="0" w:color="auto"/>
        <w:bottom w:val="none" w:sz="0" w:space="0" w:color="auto"/>
        <w:right w:val="none" w:sz="0" w:space="0" w:color="auto"/>
      </w:divBdr>
    </w:div>
    <w:div w:id="482741337">
      <w:bodyDiv w:val="1"/>
      <w:marLeft w:val="0"/>
      <w:marRight w:val="0"/>
      <w:marTop w:val="0"/>
      <w:marBottom w:val="0"/>
      <w:divBdr>
        <w:top w:val="none" w:sz="0" w:space="0" w:color="auto"/>
        <w:left w:val="none" w:sz="0" w:space="0" w:color="auto"/>
        <w:bottom w:val="none" w:sz="0" w:space="0" w:color="auto"/>
        <w:right w:val="none" w:sz="0" w:space="0" w:color="auto"/>
      </w:divBdr>
    </w:div>
    <w:div w:id="1138691651">
      <w:bodyDiv w:val="1"/>
      <w:marLeft w:val="0"/>
      <w:marRight w:val="0"/>
      <w:marTop w:val="0"/>
      <w:marBottom w:val="0"/>
      <w:divBdr>
        <w:top w:val="none" w:sz="0" w:space="0" w:color="auto"/>
        <w:left w:val="none" w:sz="0" w:space="0" w:color="auto"/>
        <w:bottom w:val="none" w:sz="0" w:space="0" w:color="auto"/>
        <w:right w:val="none" w:sz="0" w:space="0" w:color="auto"/>
      </w:divBdr>
    </w:div>
    <w:div w:id="17491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ma.net/policies-post/wma-declaration-of-helsinki-ethical-principles-for-medical-research-involving-human-subject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emory.psych.upenn.edu/Behavioral_toolbox"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23</Pages>
  <Words>28762</Words>
  <Characters>163944</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8</cp:revision>
  <dcterms:created xsi:type="dcterms:W3CDTF">2021-04-14T14:33:00Z</dcterms:created>
  <dcterms:modified xsi:type="dcterms:W3CDTF">2021-05-06T10:18:00Z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http://www.zotero.org/styles/apa</vt:lpwstr>
  </property>
</Properties>
</file>