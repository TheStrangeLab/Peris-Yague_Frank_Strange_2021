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7B5F8C" w14:textId="77777777" w:rsidR="006137B1" w:rsidRPr="003C5E8A" w:rsidRDefault="006137B1" w:rsidP="00CD0E59">
      <w:pPr>
        <w:pStyle w:val="Heading1"/>
        <w:rPr>
          <w:rFonts w:ascii="Arial" w:hAnsi="Arial" w:cs="Arial"/>
          <w:b/>
          <w:bCs/>
          <w:color w:val="auto"/>
          <w:lang w:val="es-ES"/>
        </w:rPr>
      </w:pPr>
    </w:p>
    <w:p w14:paraId="7DA7A024" w14:textId="77777777" w:rsidR="006137B1" w:rsidRDefault="006137B1" w:rsidP="00CD0E59">
      <w:pPr>
        <w:pStyle w:val="Heading1"/>
        <w:rPr>
          <w:rFonts w:ascii="Arial" w:hAnsi="Arial" w:cs="Arial"/>
          <w:b/>
          <w:bCs/>
          <w:color w:val="auto"/>
          <w:lang w:val="en-US"/>
        </w:rPr>
      </w:pPr>
    </w:p>
    <w:p w14:paraId="74393BA5" w14:textId="77777777" w:rsidR="006137B1" w:rsidRDefault="006137B1" w:rsidP="00CD0E59">
      <w:pPr>
        <w:pStyle w:val="Heading1"/>
        <w:rPr>
          <w:rFonts w:ascii="Arial" w:hAnsi="Arial" w:cs="Arial"/>
          <w:b/>
          <w:bCs/>
          <w:color w:val="auto"/>
          <w:lang w:val="en-US"/>
        </w:rPr>
      </w:pPr>
    </w:p>
    <w:p w14:paraId="1485C8C9" w14:textId="77777777" w:rsidR="006137B1" w:rsidRDefault="006137B1" w:rsidP="00CD0E59">
      <w:pPr>
        <w:pStyle w:val="Heading1"/>
        <w:rPr>
          <w:rFonts w:ascii="Arial" w:hAnsi="Arial" w:cs="Arial"/>
          <w:b/>
          <w:bCs/>
          <w:color w:val="auto"/>
          <w:lang w:val="en-US"/>
        </w:rPr>
      </w:pPr>
    </w:p>
    <w:p w14:paraId="6F2A44B1" w14:textId="77777777" w:rsidR="006137B1" w:rsidRDefault="006137B1" w:rsidP="00CD0E59">
      <w:pPr>
        <w:pStyle w:val="Heading1"/>
        <w:rPr>
          <w:rFonts w:ascii="Arial" w:hAnsi="Arial" w:cs="Arial"/>
          <w:b/>
          <w:bCs/>
          <w:color w:val="auto"/>
          <w:lang w:val="en-US"/>
        </w:rPr>
      </w:pPr>
    </w:p>
    <w:p w14:paraId="052ABACB" w14:textId="77777777" w:rsidR="004C0CB6" w:rsidRDefault="004C0CB6" w:rsidP="006137B1">
      <w:pPr>
        <w:pStyle w:val="Heading1"/>
        <w:jc w:val="center"/>
        <w:rPr>
          <w:rFonts w:ascii="Arial" w:hAnsi="Arial" w:cs="Arial"/>
          <w:b/>
          <w:bCs/>
          <w:color w:val="auto"/>
          <w:lang w:val="en-US"/>
        </w:rPr>
      </w:pPr>
    </w:p>
    <w:p w14:paraId="5087919A" w14:textId="77777777" w:rsidR="004C0CB6" w:rsidRDefault="004C0CB6" w:rsidP="006137B1">
      <w:pPr>
        <w:pStyle w:val="Heading1"/>
        <w:jc w:val="center"/>
        <w:rPr>
          <w:rFonts w:ascii="Arial" w:hAnsi="Arial" w:cs="Arial"/>
          <w:b/>
          <w:bCs/>
          <w:color w:val="auto"/>
          <w:lang w:val="en-US"/>
        </w:rPr>
      </w:pPr>
    </w:p>
    <w:p w14:paraId="4C373EF1" w14:textId="77777777" w:rsidR="004C0CB6" w:rsidRDefault="004C0CB6" w:rsidP="006137B1">
      <w:pPr>
        <w:pStyle w:val="Heading1"/>
        <w:jc w:val="center"/>
        <w:rPr>
          <w:rFonts w:ascii="Arial" w:hAnsi="Arial" w:cs="Arial"/>
          <w:b/>
          <w:bCs/>
          <w:color w:val="auto"/>
          <w:lang w:val="en-US"/>
        </w:rPr>
      </w:pPr>
    </w:p>
    <w:p w14:paraId="0F3BF32F" w14:textId="7BE99CF4" w:rsidR="006137B1" w:rsidRDefault="001469B3" w:rsidP="006137B1">
      <w:pPr>
        <w:pStyle w:val="Heading1"/>
        <w:jc w:val="center"/>
        <w:rPr>
          <w:rFonts w:ascii="Arial" w:hAnsi="Arial" w:cs="Arial"/>
          <w:b/>
          <w:bCs/>
          <w:color w:val="auto"/>
          <w:lang w:val="en-US"/>
        </w:rPr>
      </w:pPr>
      <w:r>
        <w:rPr>
          <w:rFonts w:ascii="Arial" w:hAnsi="Arial" w:cs="Arial"/>
          <w:b/>
          <w:bCs/>
          <w:color w:val="auto"/>
          <w:lang w:val="en-US"/>
        </w:rPr>
        <w:t>Emotional salience enhances</w:t>
      </w:r>
      <w:r w:rsidR="006137B1">
        <w:rPr>
          <w:rFonts w:ascii="Arial" w:hAnsi="Arial" w:cs="Arial"/>
          <w:b/>
          <w:bCs/>
          <w:color w:val="auto"/>
          <w:lang w:val="en-US"/>
        </w:rPr>
        <w:t xml:space="preserve"> </w:t>
      </w:r>
      <w:r w:rsidR="00902B66">
        <w:rPr>
          <w:rFonts w:ascii="Arial" w:hAnsi="Arial" w:cs="Arial"/>
          <w:b/>
          <w:bCs/>
          <w:color w:val="auto"/>
          <w:lang w:val="en-US"/>
        </w:rPr>
        <w:t>the forward flow of memory</w:t>
      </w:r>
    </w:p>
    <w:p w14:paraId="11E011CA" w14:textId="77777777" w:rsidR="006137B1" w:rsidRPr="006137B1" w:rsidRDefault="006137B1" w:rsidP="006137B1">
      <w:pPr>
        <w:rPr>
          <w:lang w:val="en-US"/>
        </w:rPr>
      </w:pPr>
    </w:p>
    <w:p w14:paraId="28F383A9" w14:textId="09CD09E0" w:rsidR="006137B1" w:rsidRPr="00597B14" w:rsidRDefault="006137B1" w:rsidP="006137B1">
      <w:pPr>
        <w:rPr>
          <w:rFonts w:ascii="Arial" w:hAnsi="Arial" w:cs="Arial"/>
          <w:vertAlign w:val="superscript"/>
          <w:lang w:val="en-US"/>
        </w:rPr>
      </w:pPr>
      <w:r w:rsidRPr="00597B14">
        <w:rPr>
          <w:rFonts w:ascii="Arial" w:hAnsi="Arial" w:cs="Arial"/>
          <w:lang w:val="en-US"/>
        </w:rPr>
        <w:t>Alba Peris-Yague</w:t>
      </w:r>
      <w:r w:rsidRPr="00597B14">
        <w:rPr>
          <w:rFonts w:ascii="Arial" w:hAnsi="Arial" w:cs="Arial"/>
          <w:vertAlign w:val="superscript"/>
          <w:lang w:val="en-US"/>
        </w:rPr>
        <w:t>1</w:t>
      </w:r>
      <w:r w:rsidRPr="00597B14">
        <w:rPr>
          <w:rFonts w:ascii="Arial" w:hAnsi="Arial" w:cs="Arial"/>
          <w:lang w:val="en-US"/>
        </w:rPr>
        <w:t>, Darya Frank</w:t>
      </w:r>
      <w:r w:rsidRPr="00597B14">
        <w:rPr>
          <w:rFonts w:ascii="Arial" w:hAnsi="Arial" w:cs="Arial"/>
          <w:vertAlign w:val="superscript"/>
          <w:lang w:val="en-US"/>
        </w:rPr>
        <w:t>1</w:t>
      </w:r>
      <w:r w:rsidRPr="00597B14">
        <w:rPr>
          <w:rFonts w:ascii="Arial" w:hAnsi="Arial" w:cs="Arial"/>
          <w:lang w:val="en-US"/>
        </w:rPr>
        <w:t>, Bryan Strange</w:t>
      </w:r>
      <w:r w:rsidRPr="00597B14">
        <w:rPr>
          <w:rFonts w:ascii="Arial" w:hAnsi="Arial" w:cs="Arial"/>
          <w:vertAlign w:val="superscript"/>
          <w:lang w:val="en-US"/>
        </w:rPr>
        <w:t>1</w:t>
      </w:r>
    </w:p>
    <w:p w14:paraId="6281D3A7" w14:textId="29A19C57" w:rsidR="006137B1" w:rsidRPr="00597B14" w:rsidRDefault="006137B1" w:rsidP="006137B1">
      <w:pPr>
        <w:rPr>
          <w:rFonts w:ascii="Arial" w:hAnsi="Arial" w:cs="Arial"/>
          <w:vertAlign w:val="superscript"/>
          <w:lang w:val="en-US"/>
        </w:rPr>
      </w:pPr>
    </w:p>
    <w:p w14:paraId="37F773F2" w14:textId="78857C12" w:rsidR="006137B1" w:rsidRPr="00597B14" w:rsidRDefault="006137B1" w:rsidP="006137B1">
      <w:pPr>
        <w:rPr>
          <w:rFonts w:ascii="Arial" w:hAnsi="Arial" w:cs="Arial"/>
          <w:lang w:val="es-ES"/>
        </w:rPr>
      </w:pPr>
      <w:r w:rsidRPr="00597B14">
        <w:rPr>
          <w:rFonts w:ascii="Arial" w:hAnsi="Arial" w:cs="Arial"/>
          <w:vertAlign w:val="superscript"/>
          <w:lang w:val="es-ES"/>
        </w:rPr>
        <w:t xml:space="preserve">1 </w:t>
      </w:r>
      <w:proofErr w:type="spellStart"/>
      <w:r w:rsidRPr="00597B14">
        <w:rPr>
          <w:rFonts w:ascii="Arial" w:hAnsi="Arial" w:cs="Arial"/>
          <w:lang w:val="es-ES"/>
        </w:rPr>
        <w:t>Laboratory</w:t>
      </w:r>
      <w:proofErr w:type="spellEnd"/>
      <w:r w:rsidRPr="00597B14">
        <w:rPr>
          <w:rFonts w:ascii="Arial" w:hAnsi="Arial" w:cs="Arial"/>
          <w:lang w:val="es-ES"/>
        </w:rPr>
        <w:t xml:space="preserve"> </w:t>
      </w:r>
      <w:proofErr w:type="spellStart"/>
      <w:r w:rsidRPr="00597B14">
        <w:rPr>
          <w:rFonts w:ascii="Arial" w:hAnsi="Arial" w:cs="Arial"/>
          <w:lang w:val="es-ES"/>
        </w:rPr>
        <w:t>for</w:t>
      </w:r>
      <w:proofErr w:type="spellEnd"/>
      <w:r w:rsidRPr="00597B14">
        <w:rPr>
          <w:rFonts w:ascii="Arial" w:hAnsi="Arial" w:cs="Arial"/>
          <w:lang w:val="es-ES"/>
        </w:rPr>
        <w:t xml:space="preserve"> </w:t>
      </w:r>
      <w:proofErr w:type="spellStart"/>
      <w:r w:rsidRPr="00597B14">
        <w:rPr>
          <w:rFonts w:ascii="Arial" w:hAnsi="Arial" w:cs="Arial"/>
          <w:lang w:val="es-ES"/>
        </w:rPr>
        <w:t>Clinical</w:t>
      </w:r>
      <w:proofErr w:type="spellEnd"/>
      <w:r w:rsidRPr="00597B14">
        <w:rPr>
          <w:rFonts w:ascii="Arial" w:hAnsi="Arial" w:cs="Arial"/>
          <w:lang w:val="es-ES"/>
        </w:rPr>
        <w:t xml:space="preserve"> </w:t>
      </w:r>
      <w:proofErr w:type="spellStart"/>
      <w:r w:rsidRPr="00597B14">
        <w:rPr>
          <w:rFonts w:ascii="Arial" w:hAnsi="Arial" w:cs="Arial"/>
          <w:lang w:val="es-ES"/>
        </w:rPr>
        <w:t>Neuroscience</w:t>
      </w:r>
      <w:proofErr w:type="spellEnd"/>
      <w:r w:rsidRPr="00597B14">
        <w:rPr>
          <w:rFonts w:ascii="Arial" w:hAnsi="Arial" w:cs="Arial"/>
          <w:lang w:val="es-ES"/>
        </w:rPr>
        <w:t xml:space="preserve">, Centro de Tecnología Biomédica, Universidad Politécnica de Madrid, Madrid, </w:t>
      </w:r>
      <w:proofErr w:type="spellStart"/>
      <w:r w:rsidRPr="00597B14">
        <w:rPr>
          <w:rFonts w:ascii="Arial" w:hAnsi="Arial" w:cs="Arial"/>
          <w:lang w:val="es-ES"/>
        </w:rPr>
        <w:t>Spain</w:t>
      </w:r>
      <w:proofErr w:type="spellEnd"/>
    </w:p>
    <w:p w14:paraId="33F5A45E" w14:textId="71AF7E4A" w:rsidR="00BE5197" w:rsidRDefault="00BE5197" w:rsidP="006137B1">
      <w:pPr>
        <w:rPr>
          <w:lang w:val="es-ES"/>
        </w:rPr>
      </w:pPr>
    </w:p>
    <w:p w14:paraId="748CDC68" w14:textId="5AF087FA" w:rsidR="00BE5197" w:rsidRDefault="00BE5197" w:rsidP="006137B1">
      <w:pPr>
        <w:rPr>
          <w:lang w:val="es-ES"/>
        </w:rPr>
      </w:pPr>
    </w:p>
    <w:p w14:paraId="61CE6FC9" w14:textId="77777777" w:rsidR="00BE5197" w:rsidRPr="00902B66" w:rsidRDefault="00BE5197" w:rsidP="006137B1">
      <w:pPr>
        <w:rPr>
          <w:lang w:val="es-ES"/>
        </w:rPr>
      </w:pPr>
    </w:p>
    <w:p w14:paraId="625F3D87" w14:textId="77777777" w:rsidR="00BE5197" w:rsidRPr="00902B66" w:rsidRDefault="00BE5197" w:rsidP="006137B1">
      <w:pPr>
        <w:rPr>
          <w:lang w:val="es-ES"/>
        </w:rPr>
      </w:pPr>
    </w:p>
    <w:p w14:paraId="7039EA6A" w14:textId="77777777" w:rsidR="00BE5197" w:rsidRPr="00902B66" w:rsidRDefault="00BE5197" w:rsidP="006137B1">
      <w:pPr>
        <w:rPr>
          <w:lang w:val="es-ES"/>
        </w:rPr>
      </w:pPr>
    </w:p>
    <w:p w14:paraId="33CEA778" w14:textId="77777777" w:rsidR="00BE5197" w:rsidRPr="00902B66" w:rsidRDefault="00BE5197" w:rsidP="006137B1">
      <w:pPr>
        <w:rPr>
          <w:lang w:val="es-ES"/>
        </w:rPr>
      </w:pPr>
    </w:p>
    <w:p w14:paraId="5DB7D3CF" w14:textId="77777777" w:rsidR="00BE5197" w:rsidRPr="00902B66" w:rsidRDefault="00BE5197" w:rsidP="006137B1">
      <w:pPr>
        <w:rPr>
          <w:lang w:val="es-ES"/>
        </w:rPr>
      </w:pPr>
    </w:p>
    <w:p w14:paraId="389563E3" w14:textId="77777777" w:rsidR="00BE5197" w:rsidRPr="00902B66" w:rsidRDefault="00BE5197" w:rsidP="006137B1">
      <w:pPr>
        <w:rPr>
          <w:lang w:val="es-ES"/>
        </w:rPr>
      </w:pPr>
    </w:p>
    <w:p w14:paraId="05B6D487" w14:textId="77777777" w:rsidR="00BE5197" w:rsidRPr="00902B66" w:rsidRDefault="00BE5197" w:rsidP="006137B1">
      <w:pPr>
        <w:rPr>
          <w:lang w:val="es-ES"/>
        </w:rPr>
      </w:pPr>
    </w:p>
    <w:p w14:paraId="7C3C6CD4" w14:textId="77777777" w:rsidR="00BE5197" w:rsidRPr="00902B66" w:rsidRDefault="00BE5197" w:rsidP="006137B1">
      <w:pPr>
        <w:rPr>
          <w:lang w:val="es-ES"/>
        </w:rPr>
      </w:pPr>
    </w:p>
    <w:p w14:paraId="5CC8FBCF" w14:textId="77777777" w:rsidR="00BE5197" w:rsidRPr="00902B66" w:rsidRDefault="00BE5197" w:rsidP="006137B1">
      <w:pPr>
        <w:rPr>
          <w:lang w:val="es-ES"/>
        </w:rPr>
      </w:pPr>
    </w:p>
    <w:p w14:paraId="01FFD016" w14:textId="77777777" w:rsidR="00BE5197" w:rsidRPr="00902B66" w:rsidRDefault="00BE5197" w:rsidP="006137B1">
      <w:pPr>
        <w:rPr>
          <w:lang w:val="es-ES"/>
        </w:rPr>
      </w:pPr>
    </w:p>
    <w:p w14:paraId="6EE21860" w14:textId="77777777" w:rsidR="00BE5197" w:rsidRPr="00902B66" w:rsidRDefault="00BE5197" w:rsidP="006137B1">
      <w:pPr>
        <w:rPr>
          <w:lang w:val="es-ES"/>
        </w:rPr>
      </w:pPr>
    </w:p>
    <w:p w14:paraId="68255DAF" w14:textId="77777777" w:rsidR="00BE5197" w:rsidRPr="00902B66" w:rsidRDefault="00BE5197" w:rsidP="006137B1">
      <w:pPr>
        <w:rPr>
          <w:lang w:val="es-ES"/>
        </w:rPr>
      </w:pPr>
    </w:p>
    <w:p w14:paraId="047E5068" w14:textId="7E767897" w:rsidR="00BE5197" w:rsidRDefault="00BE5197" w:rsidP="006137B1">
      <w:pPr>
        <w:rPr>
          <w:lang w:val="es-ES"/>
        </w:rPr>
      </w:pPr>
    </w:p>
    <w:p w14:paraId="21FD3F47" w14:textId="0B715B8A" w:rsidR="004C0CB6" w:rsidRDefault="004C0CB6" w:rsidP="006137B1">
      <w:pPr>
        <w:rPr>
          <w:lang w:val="es-ES"/>
        </w:rPr>
      </w:pPr>
    </w:p>
    <w:p w14:paraId="16D18152" w14:textId="77777777" w:rsidR="004C0CB6" w:rsidRPr="00902B66" w:rsidRDefault="004C0CB6" w:rsidP="006137B1">
      <w:pPr>
        <w:rPr>
          <w:lang w:val="es-ES"/>
        </w:rPr>
      </w:pPr>
    </w:p>
    <w:p w14:paraId="1EC39269" w14:textId="77777777" w:rsidR="00BE5197" w:rsidRPr="00902B66" w:rsidRDefault="00BE5197" w:rsidP="006137B1">
      <w:pPr>
        <w:rPr>
          <w:lang w:val="es-ES"/>
        </w:rPr>
      </w:pPr>
    </w:p>
    <w:p w14:paraId="27CE7D77" w14:textId="77777777" w:rsidR="00BE5197" w:rsidRPr="00902B66" w:rsidRDefault="00BE5197" w:rsidP="006137B1">
      <w:pPr>
        <w:rPr>
          <w:lang w:val="es-ES"/>
        </w:rPr>
      </w:pPr>
    </w:p>
    <w:p w14:paraId="792B011F" w14:textId="77777777" w:rsidR="00BE5197" w:rsidRPr="00902B66" w:rsidRDefault="00BE5197" w:rsidP="006137B1">
      <w:pPr>
        <w:rPr>
          <w:lang w:val="es-ES"/>
        </w:rPr>
      </w:pPr>
    </w:p>
    <w:p w14:paraId="2F500BC0" w14:textId="71DC2DAB" w:rsidR="00BE5197" w:rsidRPr="00AF212A" w:rsidRDefault="00BE5197" w:rsidP="006137B1">
      <w:pPr>
        <w:rPr>
          <w:rFonts w:ascii="Arial" w:hAnsi="Arial" w:cs="Arial"/>
          <w:lang w:val="es-ES"/>
        </w:rPr>
      </w:pPr>
    </w:p>
    <w:p w14:paraId="65E60EA8" w14:textId="77777777" w:rsidR="00902B66" w:rsidRPr="00AF212A" w:rsidRDefault="00902B66" w:rsidP="006137B1">
      <w:pPr>
        <w:rPr>
          <w:lang w:val="es-ES"/>
        </w:rPr>
      </w:pPr>
    </w:p>
    <w:p w14:paraId="2230ABDF" w14:textId="1B129402" w:rsidR="006137B1" w:rsidRPr="00BE5197" w:rsidRDefault="006137B1" w:rsidP="00CD0E59">
      <w:pPr>
        <w:pStyle w:val="Heading1"/>
        <w:rPr>
          <w:rFonts w:ascii="Arial" w:hAnsi="Arial" w:cs="Arial"/>
          <w:b/>
          <w:bCs/>
          <w:color w:val="auto"/>
          <w:lang w:val="en-US"/>
        </w:rPr>
      </w:pPr>
      <w:commentRangeStart w:id="0"/>
      <w:r w:rsidRPr="00BE5197">
        <w:rPr>
          <w:rFonts w:ascii="Arial" w:hAnsi="Arial" w:cs="Arial"/>
          <w:b/>
          <w:bCs/>
          <w:color w:val="auto"/>
          <w:lang w:val="en-US"/>
        </w:rPr>
        <w:lastRenderedPageBreak/>
        <w:t>ABSTRACT</w:t>
      </w:r>
      <w:commentRangeEnd w:id="0"/>
      <w:r w:rsidR="00AA171B">
        <w:rPr>
          <w:rStyle w:val="CommentReference"/>
          <w:rFonts w:asciiTheme="minorHAnsi" w:eastAsiaTheme="minorHAnsi" w:hAnsiTheme="minorHAnsi" w:cstheme="minorBidi"/>
          <w:color w:val="auto"/>
        </w:rPr>
        <w:commentReference w:id="0"/>
      </w:r>
      <w:del w:id="1" w:author="Peris Yague, Alba" w:date="2021-05-05T16:54:00Z">
        <w:r w:rsidR="003408B1" w:rsidDel="00AA171B">
          <w:rPr>
            <w:rFonts w:ascii="Arial" w:hAnsi="Arial" w:cs="Arial"/>
            <w:b/>
            <w:bCs/>
            <w:color w:val="auto"/>
            <w:lang w:val="en-US"/>
          </w:rPr>
          <w:delText>- 150 WORDS</w:delText>
        </w:r>
      </w:del>
    </w:p>
    <w:p w14:paraId="5AE0EF6E" w14:textId="5622FD96" w:rsidR="006137B1" w:rsidRDefault="006137B1" w:rsidP="009319D2">
      <w:pPr>
        <w:rPr>
          <w:lang w:val="en-US"/>
        </w:rPr>
      </w:pPr>
    </w:p>
    <w:p w14:paraId="2C4F471A" w14:textId="550BC4A4" w:rsidR="006137B1" w:rsidRDefault="00702563" w:rsidP="005D2624">
      <w:pPr>
        <w:spacing w:line="480" w:lineRule="auto"/>
        <w:ind w:firstLine="720"/>
        <w:jc w:val="both"/>
        <w:rPr>
          <w:rFonts w:ascii="Arial" w:hAnsi="Arial" w:cs="Arial"/>
          <w:lang w:val="en-US"/>
        </w:rPr>
      </w:pPr>
      <w:ins w:id="2" w:author="Peris Yague, Alba" w:date="2021-05-05T16:09:00Z">
        <w:r>
          <w:rPr>
            <w:rFonts w:ascii="Arial" w:hAnsi="Arial" w:cs="Arial"/>
            <w:lang w:val="en-US"/>
          </w:rPr>
          <w:t>M</w:t>
        </w:r>
      </w:ins>
      <w:del w:id="3" w:author="Peris Yague, Alba" w:date="2021-05-05T15:59:00Z">
        <w:r w:rsidR="009319D2" w:rsidRPr="009319D2" w:rsidDel="003408B1">
          <w:rPr>
            <w:rFonts w:ascii="Arial" w:hAnsi="Arial" w:cs="Arial"/>
            <w:lang w:val="en-US"/>
          </w:rPr>
          <w:delText>Memory enhancement for emotional and perceptual oddballs</w:delText>
        </w:r>
        <w:r w:rsidR="00F14100" w:rsidDel="003408B1">
          <w:rPr>
            <w:rFonts w:ascii="Arial" w:hAnsi="Arial" w:cs="Arial"/>
            <w:lang w:val="en-US"/>
          </w:rPr>
          <w:delText xml:space="preserve"> in free-recall paradigms has been widely reported. This </w:delText>
        </w:r>
      </w:del>
      <w:del w:id="4" w:author="Peris Yague, Alba" w:date="2021-05-05T16:09:00Z">
        <w:r w:rsidR="00F14100" w:rsidDel="00702563">
          <w:rPr>
            <w:rFonts w:ascii="Arial" w:hAnsi="Arial" w:cs="Arial"/>
            <w:lang w:val="en-US"/>
          </w:rPr>
          <w:delText>m</w:delText>
        </w:r>
      </w:del>
      <w:r w:rsidR="00F14100">
        <w:rPr>
          <w:rFonts w:ascii="Arial" w:hAnsi="Arial" w:cs="Arial"/>
          <w:lang w:val="en-US"/>
        </w:rPr>
        <w:t xml:space="preserve">nemonic enhancement for oddballs has been </w:t>
      </w:r>
      <w:r w:rsidR="00C24819">
        <w:rPr>
          <w:rFonts w:ascii="Arial" w:hAnsi="Arial" w:cs="Arial"/>
          <w:lang w:val="en-US"/>
        </w:rPr>
        <w:t>described</w:t>
      </w:r>
      <w:r w:rsidR="00F14100">
        <w:rPr>
          <w:rFonts w:ascii="Arial" w:hAnsi="Arial" w:cs="Arial"/>
          <w:lang w:val="en-US"/>
        </w:rPr>
        <w:t xml:space="preserve"> alongside </w:t>
      </w:r>
      <w:del w:id="5" w:author="Peris Yague, Alba" w:date="2021-05-05T16:48:00Z">
        <w:r w:rsidR="00F14100" w:rsidDel="00B1641F">
          <w:rPr>
            <w:rFonts w:ascii="Arial" w:hAnsi="Arial" w:cs="Arial"/>
            <w:lang w:val="en-US"/>
          </w:rPr>
          <w:delText xml:space="preserve">with </w:delText>
        </w:r>
      </w:del>
      <w:r w:rsidR="00F14100">
        <w:rPr>
          <w:rFonts w:ascii="Arial" w:hAnsi="Arial" w:cs="Arial"/>
          <w:lang w:val="en-US"/>
        </w:rPr>
        <w:t>retrograde and anterograde amnesi</w:t>
      </w:r>
      <w:ins w:id="6" w:author="Peris Yague, Alba" w:date="2021-05-05T16:58:00Z">
        <w:r w:rsidR="00AA171B">
          <w:rPr>
            <w:rFonts w:ascii="Arial" w:hAnsi="Arial" w:cs="Arial"/>
            <w:lang w:val="en-US"/>
          </w:rPr>
          <w:t>c effects</w:t>
        </w:r>
      </w:ins>
      <w:del w:id="7" w:author="Peris Yague, Alba" w:date="2021-05-05T16:58:00Z">
        <w:r w:rsidR="00F14100" w:rsidDel="00AA171B">
          <w:rPr>
            <w:rFonts w:ascii="Arial" w:hAnsi="Arial" w:cs="Arial"/>
            <w:lang w:val="en-US"/>
          </w:rPr>
          <w:delText xml:space="preserve"> for </w:delText>
        </w:r>
      </w:del>
      <w:del w:id="8" w:author="Peris Yague, Alba" w:date="2021-05-05T16:05:00Z">
        <w:r w:rsidR="00F14100" w:rsidDel="003408B1">
          <w:rPr>
            <w:rFonts w:ascii="Arial" w:hAnsi="Arial" w:cs="Arial"/>
            <w:lang w:val="en-US"/>
          </w:rPr>
          <w:delText>the words preceding and following the oddballs</w:delText>
        </w:r>
      </w:del>
      <w:del w:id="9" w:author="Peris Yague, Alba" w:date="2021-05-05T16:48:00Z">
        <w:r w:rsidR="009C73F5" w:rsidDel="00B1641F">
          <w:rPr>
            <w:rFonts w:ascii="Arial" w:hAnsi="Arial" w:cs="Arial"/>
            <w:lang w:val="en-US"/>
          </w:rPr>
          <w:delText>, however</w:delText>
        </w:r>
        <w:r w:rsidR="00217485" w:rsidDel="00B1641F">
          <w:rPr>
            <w:rFonts w:ascii="Arial" w:hAnsi="Arial" w:cs="Arial"/>
            <w:lang w:val="en-US"/>
          </w:rPr>
          <w:delText>,</w:delText>
        </w:r>
        <w:r w:rsidR="009C73F5" w:rsidDel="00B1641F">
          <w:rPr>
            <w:rFonts w:ascii="Arial" w:hAnsi="Arial" w:cs="Arial"/>
            <w:lang w:val="en-US"/>
          </w:rPr>
          <w:delText xml:space="preserve"> the precise mechanisms </w:delText>
        </w:r>
      </w:del>
      <w:del w:id="10" w:author="Peris Yague, Alba" w:date="2021-05-05T16:10:00Z">
        <w:r w:rsidR="009C73F5" w:rsidDel="00702563">
          <w:rPr>
            <w:rFonts w:ascii="Arial" w:hAnsi="Arial" w:cs="Arial"/>
            <w:lang w:val="en-US"/>
          </w:rPr>
          <w:delText xml:space="preserve">driving these </w:delText>
        </w:r>
      </w:del>
      <w:del w:id="11" w:author="Peris Yague, Alba" w:date="2021-05-05T16:05:00Z">
        <w:r w:rsidR="009C73F5" w:rsidDel="003408B1">
          <w:rPr>
            <w:rFonts w:ascii="Arial" w:hAnsi="Arial" w:cs="Arial"/>
            <w:lang w:val="en-US"/>
          </w:rPr>
          <w:delText xml:space="preserve">recall </w:delText>
        </w:r>
      </w:del>
      <w:del w:id="12" w:author="Peris Yague, Alba" w:date="2021-05-05T16:10:00Z">
        <w:r w:rsidR="009C73F5" w:rsidDel="00702563">
          <w:rPr>
            <w:rFonts w:ascii="Arial" w:hAnsi="Arial" w:cs="Arial"/>
            <w:lang w:val="en-US"/>
          </w:rPr>
          <w:delText xml:space="preserve">patterns </w:delText>
        </w:r>
      </w:del>
      <w:del w:id="13" w:author="Peris Yague, Alba" w:date="2021-05-05T16:48:00Z">
        <w:r w:rsidR="009C73F5" w:rsidDel="00B1641F">
          <w:rPr>
            <w:rFonts w:ascii="Arial" w:hAnsi="Arial" w:cs="Arial"/>
            <w:lang w:val="en-US"/>
          </w:rPr>
          <w:delText>remain unknown</w:delText>
        </w:r>
      </w:del>
      <w:r w:rsidR="009C73F5">
        <w:rPr>
          <w:rFonts w:ascii="Arial" w:hAnsi="Arial" w:cs="Arial"/>
          <w:lang w:val="en-US"/>
        </w:rPr>
        <w:t xml:space="preserve">. </w:t>
      </w:r>
      <w:r w:rsidR="005459A8">
        <w:rPr>
          <w:rFonts w:ascii="Arial" w:hAnsi="Arial" w:cs="Arial"/>
          <w:lang w:val="en-US"/>
        </w:rPr>
        <w:t xml:space="preserve">Conditional response probability (CRP) curves provide </w:t>
      </w:r>
      <w:r w:rsidR="00586AB9">
        <w:rPr>
          <w:rFonts w:ascii="Arial" w:hAnsi="Arial" w:cs="Arial"/>
          <w:lang w:val="en-US"/>
        </w:rPr>
        <w:t>a quantitative approach to evaluate free recall</w:t>
      </w:r>
      <w:r w:rsidR="009D0DA6">
        <w:rPr>
          <w:rFonts w:ascii="Arial" w:hAnsi="Arial" w:cs="Arial"/>
          <w:lang w:val="en-US"/>
        </w:rPr>
        <w:t xml:space="preserve"> </w:t>
      </w:r>
      <w:del w:id="14" w:author="Peris Yague, Alba" w:date="2021-05-05T16:01:00Z">
        <w:r w:rsidR="009D0DA6" w:rsidDel="003408B1">
          <w:rPr>
            <w:rFonts w:ascii="Arial" w:hAnsi="Arial" w:cs="Arial"/>
            <w:lang w:val="en-US"/>
          </w:rPr>
          <w:delText>upon availability of recalling two items</w:delText>
        </w:r>
      </w:del>
      <w:ins w:id="15" w:author="Peris Yague, Alba" w:date="2021-05-05T15:59:00Z">
        <w:r w:rsidR="003408B1">
          <w:rPr>
            <w:rFonts w:ascii="Arial" w:hAnsi="Arial" w:cs="Arial"/>
            <w:lang w:val="en-US"/>
          </w:rPr>
          <w:t xml:space="preserve">and </w:t>
        </w:r>
      </w:ins>
      <w:del w:id="16" w:author="Peris Yague, Alba" w:date="2021-05-05T15:59:00Z">
        <w:r w:rsidR="009D0DA6" w:rsidDel="003408B1">
          <w:rPr>
            <w:rFonts w:ascii="Arial" w:hAnsi="Arial" w:cs="Arial"/>
            <w:lang w:val="en-US"/>
          </w:rPr>
          <w:delText>.</w:delText>
        </w:r>
        <w:r w:rsidR="00810493" w:rsidDel="003408B1">
          <w:rPr>
            <w:rFonts w:ascii="Arial" w:hAnsi="Arial" w:cs="Arial"/>
            <w:lang w:val="en-US"/>
          </w:rPr>
          <w:delText xml:space="preserve"> </w:delText>
        </w:r>
        <w:r w:rsidR="00217485" w:rsidDel="003408B1">
          <w:rPr>
            <w:rFonts w:ascii="Arial" w:hAnsi="Arial" w:cs="Arial"/>
            <w:lang w:val="en-US"/>
          </w:rPr>
          <w:delText xml:space="preserve">Previous studies using </w:delText>
        </w:r>
        <w:r w:rsidR="00810493" w:rsidDel="003408B1">
          <w:rPr>
            <w:rFonts w:ascii="Arial" w:hAnsi="Arial" w:cs="Arial"/>
            <w:lang w:val="en-US"/>
          </w:rPr>
          <w:delText>CRP curves consistently</w:delText>
        </w:r>
      </w:del>
      <w:del w:id="17" w:author="Peris Yague, Alba" w:date="2021-05-05T16:10:00Z">
        <w:r w:rsidR="00810493" w:rsidDel="00702563">
          <w:rPr>
            <w:rFonts w:ascii="Arial" w:hAnsi="Arial" w:cs="Arial"/>
            <w:lang w:val="en-US"/>
          </w:rPr>
          <w:delText xml:space="preserve"> </w:delText>
        </w:r>
      </w:del>
      <w:r w:rsidR="00810493">
        <w:rPr>
          <w:rFonts w:ascii="Arial" w:hAnsi="Arial" w:cs="Arial"/>
          <w:lang w:val="en-US"/>
        </w:rPr>
        <w:t xml:space="preserve">show that recall </w:t>
      </w:r>
      <w:del w:id="18" w:author="Peris Yague, Alba" w:date="2021-05-05T16:05:00Z">
        <w:r w:rsidR="00810493" w:rsidDel="003408B1">
          <w:rPr>
            <w:rFonts w:ascii="Arial" w:hAnsi="Arial" w:cs="Arial"/>
            <w:lang w:val="en-US"/>
          </w:rPr>
          <w:delText>tends to occur</w:delText>
        </w:r>
      </w:del>
      <w:ins w:id="19" w:author="Peris Yague, Alba" w:date="2021-05-05T16:05:00Z">
        <w:r w:rsidR="003408B1">
          <w:rPr>
            <w:rFonts w:ascii="Arial" w:hAnsi="Arial" w:cs="Arial"/>
            <w:lang w:val="en-US"/>
          </w:rPr>
          <w:t>occurs</w:t>
        </w:r>
      </w:ins>
      <w:r w:rsidR="00810493">
        <w:rPr>
          <w:rFonts w:ascii="Arial" w:hAnsi="Arial" w:cs="Arial"/>
          <w:lang w:val="en-US"/>
        </w:rPr>
        <w:t xml:space="preserve"> for contiguous items </w:t>
      </w:r>
      <w:del w:id="20" w:author="Peris Yague, Alba" w:date="2021-05-05T16:10:00Z">
        <w:r w:rsidR="00810493" w:rsidDel="00702563">
          <w:rPr>
            <w:rFonts w:ascii="Arial" w:hAnsi="Arial" w:cs="Arial"/>
            <w:lang w:val="en-US"/>
          </w:rPr>
          <w:delText xml:space="preserve">and </w:delText>
        </w:r>
      </w:del>
      <w:r w:rsidR="00810493">
        <w:rPr>
          <w:rFonts w:ascii="Arial" w:hAnsi="Arial" w:cs="Arial"/>
          <w:lang w:val="en-US"/>
        </w:rPr>
        <w:t xml:space="preserve">with </w:t>
      </w:r>
      <w:del w:id="21" w:author="Peris Yague, Alba" w:date="2021-05-05T16:58:00Z">
        <w:r w:rsidR="00810493" w:rsidDel="00AA171B">
          <w:rPr>
            <w:rFonts w:ascii="Arial" w:hAnsi="Arial" w:cs="Arial"/>
            <w:lang w:val="en-US"/>
          </w:rPr>
          <w:delText xml:space="preserve">a </w:delText>
        </w:r>
      </w:del>
      <w:del w:id="22" w:author="Peris Yague, Alba" w:date="2021-05-05T16:06:00Z">
        <w:r w:rsidR="00810493" w:rsidDel="003408B1">
          <w:rPr>
            <w:rFonts w:ascii="Arial" w:hAnsi="Arial" w:cs="Arial"/>
            <w:lang w:val="en-US"/>
          </w:rPr>
          <w:delText xml:space="preserve">strong </w:delText>
        </w:r>
      </w:del>
      <w:r w:rsidR="00810493">
        <w:rPr>
          <w:rFonts w:ascii="Arial" w:hAnsi="Arial" w:cs="Arial"/>
          <w:lang w:val="en-US"/>
        </w:rPr>
        <w:t>forward</w:t>
      </w:r>
      <w:ins w:id="23" w:author="Peris Yague, Alba" w:date="2021-05-05T16:55:00Z">
        <w:r w:rsidR="00AA171B">
          <w:rPr>
            <w:rFonts w:ascii="Arial" w:hAnsi="Arial" w:cs="Arial"/>
            <w:lang w:val="en-US"/>
          </w:rPr>
          <w:t>-</w:t>
        </w:r>
      </w:ins>
      <w:del w:id="24" w:author="Peris Yague, Alba" w:date="2021-05-05T16:55:00Z">
        <w:r w:rsidR="00810493" w:rsidDel="00AA171B">
          <w:rPr>
            <w:rFonts w:ascii="Arial" w:hAnsi="Arial" w:cs="Arial"/>
            <w:lang w:val="en-US"/>
          </w:rPr>
          <w:delText xml:space="preserve"> </w:delText>
        </w:r>
      </w:del>
      <w:r w:rsidR="00810493">
        <w:rPr>
          <w:rFonts w:ascii="Arial" w:hAnsi="Arial" w:cs="Arial"/>
          <w:lang w:val="en-US"/>
        </w:rPr>
        <w:t>directionality.</w:t>
      </w:r>
      <w:r w:rsidR="00D22338">
        <w:rPr>
          <w:rFonts w:ascii="Arial" w:hAnsi="Arial" w:cs="Arial"/>
          <w:lang w:val="en-US"/>
        </w:rPr>
        <w:t xml:space="preserve"> We hypothesized </w:t>
      </w:r>
      <w:ins w:id="25" w:author="Peris Yague, Alba" w:date="2021-05-05T16:10:00Z">
        <w:r>
          <w:rPr>
            <w:rFonts w:ascii="Arial" w:hAnsi="Arial" w:cs="Arial"/>
            <w:lang w:val="en-US"/>
          </w:rPr>
          <w:t xml:space="preserve">that </w:t>
        </w:r>
      </w:ins>
      <w:del w:id="26" w:author="Peris Yague, Alba" w:date="2021-05-05T16:02:00Z">
        <w:r w:rsidR="00D22338" w:rsidDel="003408B1">
          <w:rPr>
            <w:rFonts w:ascii="Arial" w:hAnsi="Arial" w:cs="Arial"/>
            <w:lang w:val="en-US"/>
          </w:rPr>
          <w:delText xml:space="preserve">that the presentation of </w:delText>
        </w:r>
      </w:del>
      <w:ins w:id="27" w:author="Peris Yague, Alba" w:date="2021-05-05T16:02:00Z">
        <w:r w:rsidR="003408B1">
          <w:rPr>
            <w:rFonts w:ascii="Arial" w:hAnsi="Arial" w:cs="Arial"/>
            <w:lang w:val="en-US"/>
          </w:rPr>
          <w:t xml:space="preserve">presenting </w:t>
        </w:r>
      </w:ins>
      <w:r w:rsidR="00D22338">
        <w:rPr>
          <w:rFonts w:ascii="Arial" w:hAnsi="Arial" w:cs="Arial"/>
          <w:lang w:val="en-US"/>
        </w:rPr>
        <w:t xml:space="preserve">emotional oddballs would increase CRP curves, </w:t>
      </w:r>
      <w:del w:id="28" w:author="Peris Yague, Alba" w:date="2021-05-05T16:49:00Z">
        <w:r w:rsidR="00D22338" w:rsidDel="00AA171B">
          <w:rPr>
            <w:rFonts w:ascii="Arial" w:hAnsi="Arial" w:cs="Arial"/>
            <w:lang w:val="en-US"/>
          </w:rPr>
          <w:delText>thereby,</w:delText>
        </w:r>
      </w:del>
      <w:r w:rsidR="00D22338">
        <w:rPr>
          <w:rFonts w:ascii="Arial" w:hAnsi="Arial" w:cs="Arial"/>
          <w:lang w:val="en-US"/>
        </w:rPr>
        <w:t xml:space="preserve"> increasing the forward-flow of memory </w:t>
      </w:r>
      <w:del w:id="29" w:author="Peris Yague, Alba" w:date="2021-05-05T16:56:00Z">
        <w:r w:rsidR="00D22338" w:rsidDel="00AA171B">
          <w:rPr>
            <w:rFonts w:ascii="Arial" w:hAnsi="Arial" w:cs="Arial"/>
            <w:lang w:val="en-US"/>
          </w:rPr>
          <w:delText xml:space="preserve">from emotional oddballs </w:delText>
        </w:r>
      </w:del>
      <w:del w:id="30" w:author="Peris Yague, Alba" w:date="2021-05-05T16:02:00Z">
        <w:r w:rsidR="00D22338" w:rsidDel="003408B1">
          <w:rPr>
            <w:rFonts w:ascii="Arial" w:hAnsi="Arial" w:cs="Arial"/>
            <w:lang w:val="en-US"/>
          </w:rPr>
          <w:delText>and that it</w:delText>
        </w:r>
      </w:del>
      <w:ins w:id="31" w:author="Peris Yague, Alba" w:date="2021-05-05T16:49:00Z">
        <w:r w:rsidR="00AA171B">
          <w:rPr>
            <w:rFonts w:ascii="Arial" w:hAnsi="Arial" w:cs="Arial"/>
            <w:lang w:val="en-US"/>
          </w:rPr>
          <w:t>and</w:t>
        </w:r>
      </w:ins>
      <w:r w:rsidR="00D22338">
        <w:rPr>
          <w:rFonts w:ascii="Arial" w:hAnsi="Arial" w:cs="Arial"/>
          <w:lang w:val="en-US"/>
        </w:rPr>
        <w:t xml:space="preserve"> </w:t>
      </w:r>
      <w:del w:id="32" w:author="Peris Yague, Alba" w:date="2021-05-05T16:06:00Z">
        <w:r w:rsidR="00D22338" w:rsidDel="003408B1">
          <w:rPr>
            <w:rFonts w:ascii="Arial" w:hAnsi="Arial" w:cs="Arial"/>
            <w:lang w:val="en-US"/>
          </w:rPr>
          <w:delText xml:space="preserve">would be related to </w:delText>
        </w:r>
      </w:del>
      <w:ins w:id="33" w:author="Peris Yague, Alba" w:date="2021-05-05T16:06:00Z">
        <w:r w:rsidR="003408B1">
          <w:rPr>
            <w:rFonts w:ascii="Arial" w:hAnsi="Arial" w:cs="Arial"/>
            <w:lang w:val="en-US"/>
          </w:rPr>
          <w:t>explain</w:t>
        </w:r>
      </w:ins>
      <w:ins w:id="34" w:author="Peris Yague, Alba" w:date="2021-05-05T16:56:00Z">
        <w:r w:rsidR="00AA171B">
          <w:rPr>
            <w:rFonts w:ascii="Arial" w:hAnsi="Arial" w:cs="Arial"/>
            <w:lang w:val="en-US"/>
          </w:rPr>
          <w:t>ing</w:t>
        </w:r>
      </w:ins>
      <w:ins w:id="35" w:author="Peris Yague, Alba" w:date="2021-05-05T16:06:00Z">
        <w:r w:rsidR="003408B1">
          <w:rPr>
            <w:rFonts w:ascii="Arial" w:hAnsi="Arial" w:cs="Arial"/>
            <w:lang w:val="en-US"/>
          </w:rPr>
          <w:t xml:space="preserve"> </w:t>
        </w:r>
      </w:ins>
      <w:r w:rsidR="00D22338">
        <w:rPr>
          <w:rFonts w:ascii="Arial" w:hAnsi="Arial" w:cs="Arial"/>
          <w:lang w:val="en-US"/>
        </w:rPr>
        <w:t>the retrograde amnesic effect.</w:t>
      </w:r>
      <w:r w:rsidR="00810493">
        <w:rPr>
          <w:rFonts w:ascii="Arial" w:hAnsi="Arial" w:cs="Arial"/>
          <w:lang w:val="en-US"/>
        </w:rPr>
        <w:t xml:space="preserve"> </w:t>
      </w:r>
      <w:r w:rsidR="0030336E">
        <w:rPr>
          <w:rFonts w:ascii="Arial" w:hAnsi="Arial" w:cs="Arial"/>
          <w:lang w:val="en-US"/>
        </w:rPr>
        <w:t xml:space="preserve">70 participants </w:t>
      </w:r>
      <w:del w:id="36" w:author="Peris Yague, Alba" w:date="2021-05-05T15:59:00Z">
        <w:r w:rsidR="0030336E" w:rsidDel="003408B1">
          <w:rPr>
            <w:rFonts w:ascii="Arial" w:hAnsi="Arial" w:cs="Arial"/>
            <w:lang w:val="en-US"/>
          </w:rPr>
          <w:delText>(35</w:delText>
        </w:r>
        <w:r w:rsidR="00EF4B98" w:rsidDel="003408B1">
          <w:rPr>
            <w:rFonts w:ascii="Arial" w:hAnsi="Arial" w:cs="Arial"/>
            <w:lang w:val="en-US"/>
          </w:rPr>
          <w:delText xml:space="preserve"> females</w:delText>
        </w:r>
        <w:r w:rsidR="0030336E" w:rsidDel="003408B1">
          <w:rPr>
            <w:rFonts w:ascii="Arial" w:hAnsi="Arial" w:cs="Arial"/>
            <w:lang w:val="en-US"/>
          </w:rPr>
          <w:delText xml:space="preserve">) </w:delText>
        </w:r>
      </w:del>
      <w:r w:rsidR="00217485">
        <w:rPr>
          <w:rFonts w:ascii="Arial" w:hAnsi="Arial" w:cs="Arial"/>
          <w:lang w:val="en-US"/>
        </w:rPr>
        <w:t>encoded</w:t>
      </w:r>
      <w:r w:rsidR="0030336E">
        <w:rPr>
          <w:rFonts w:ascii="Arial" w:hAnsi="Arial" w:cs="Arial"/>
          <w:lang w:val="en-US"/>
        </w:rPr>
        <w:t xml:space="preserve"> 40 lists </w:t>
      </w:r>
      <w:del w:id="37" w:author="Peris Yague, Alba" w:date="2021-05-05T17:02:00Z">
        <w:r w:rsidR="0030336E" w:rsidDel="006D0259">
          <w:rPr>
            <w:rFonts w:ascii="Arial" w:hAnsi="Arial" w:cs="Arial"/>
            <w:lang w:val="en-US"/>
          </w:rPr>
          <w:delText>of 1</w:delText>
        </w:r>
      </w:del>
      <w:del w:id="38" w:author="Peris Yague, Alba" w:date="2021-05-05T16:06:00Z">
        <w:r w:rsidR="0030336E" w:rsidDel="003408B1">
          <w:rPr>
            <w:rFonts w:ascii="Arial" w:hAnsi="Arial" w:cs="Arial"/>
            <w:lang w:val="en-US"/>
          </w:rPr>
          <w:delText xml:space="preserve">3 </w:delText>
        </w:r>
      </w:del>
      <w:ins w:id="39" w:author="Peris Yague, Alba" w:date="2021-05-05T16:06:00Z">
        <w:r w:rsidR="003408B1">
          <w:rPr>
            <w:rFonts w:ascii="Arial" w:hAnsi="Arial" w:cs="Arial"/>
            <w:lang w:val="en-US"/>
          </w:rPr>
          <w:t>(13 neutral</w:t>
        </w:r>
      </w:ins>
      <w:ins w:id="40" w:author="Peris Yague, Alba" w:date="2021-05-05T17:02:00Z">
        <w:r w:rsidR="006D0259">
          <w:rPr>
            <w:rFonts w:ascii="Arial" w:hAnsi="Arial" w:cs="Arial"/>
            <w:lang w:val="en-US"/>
          </w:rPr>
          <w:t xml:space="preserve"> items</w:t>
        </w:r>
      </w:ins>
      <w:ins w:id="41" w:author="Peris Yague, Alba" w:date="2021-05-05T16:06:00Z">
        <w:r w:rsidR="003408B1">
          <w:rPr>
            <w:rFonts w:ascii="Arial" w:hAnsi="Arial" w:cs="Arial"/>
            <w:lang w:val="en-US"/>
          </w:rPr>
          <w:t>, 1 oddball [emotional, perceptual]</w:t>
        </w:r>
      </w:ins>
      <w:del w:id="42" w:author="Peris Yague, Alba" w:date="2021-05-05T16:06:00Z">
        <w:r w:rsidR="0030336E" w:rsidDel="003408B1">
          <w:rPr>
            <w:rFonts w:ascii="Arial" w:hAnsi="Arial" w:cs="Arial"/>
            <w:lang w:val="en-US"/>
          </w:rPr>
          <w:delText>neutral words and 1 oddball (emotional or perceptual</w:delText>
        </w:r>
      </w:del>
      <w:del w:id="43" w:author="Peris Yague, Alba" w:date="2021-05-05T16:02:00Z">
        <w:r w:rsidR="0030336E" w:rsidDel="003408B1">
          <w:rPr>
            <w:rFonts w:ascii="Arial" w:hAnsi="Arial" w:cs="Arial"/>
            <w:lang w:val="en-US"/>
          </w:rPr>
          <w:delText>; 20 lists each</w:delText>
        </w:r>
      </w:del>
      <w:r w:rsidR="0030336E">
        <w:rPr>
          <w:rFonts w:ascii="Arial" w:hAnsi="Arial" w:cs="Arial"/>
          <w:lang w:val="en-US"/>
        </w:rPr>
        <w:t xml:space="preserve">) at varying </w:t>
      </w:r>
      <w:del w:id="44" w:author="Peris Yague, Alba" w:date="2021-05-05T16:01:00Z">
        <w:r w:rsidR="0030336E" w:rsidDel="003408B1">
          <w:rPr>
            <w:rFonts w:ascii="Arial" w:hAnsi="Arial" w:cs="Arial"/>
            <w:lang w:val="en-US"/>
          </w:rPr>
          <w:delText>stimulus onset asynchronies</w:delText>
        </w:r>
      </w:del>
      <w:ins w:id="45" w:author="Peris Yague, Alba" w:date="2021-05-05T16:01:00Z">
        <w:r w:rsidR="003408B1">
          <w:rPr>
            <w:rFonts w:ascii="Arial" w:hAnsi="Arial" w:cs="Arial"/>
            <w:lang w:val="en-US"/>
          </w:rPr>
          <w:t>SOAs</w:t>
        </w:r>
      </w:ins>
      <w:r w:rsidR="00F5659B">
        <w:rPr>
          <w:rFonts w:ascii="Arial" w:hAnsi="Arial" w:cs="Arial"/>
          <w:lang w:val="en-US"/>
        </w:rPr>
        <w:t xml:space="preserve"> </w:t>
      </w:r>
      <w:del w:id="46" w:author="Peris Yague, Alba" w:date="2021-05-05T16:08:00Z">
        <w:r w:rsidR="00F5659B" w:rsidDel="006D2683">
          <w:rPr>
            <w:rFonts w:ascii="Arial" w:hAnsi="Arial" w:cs="Arial"/>
            <w:lang w:val="en-US"/>
          </w:rPr>
          <w:delText>(</w:delText>
        </w:r>
        <w:r w:rsidR="0030336E" w:rsidDel="006D2683">
          <w:rPr>
            <w:rFonts w:ascii="Arial" w:hAnsi="Arial" w:cs="Arial"/>
            <w:lang w:val="en-US"/>
          </w:rPr>
          <w:delText>1, 2, 3, 4 or 6 seconds)</w:delText>
        </w:r>
        <w:r w:rsidR="00C55128" w:rsidDel="006D2683">
          <w:rPr>
            <w:rFonts w:ascii="Arial" w:hAnsi="Arial" w:cs="Arial"/>
            <w:lang w:val="en-US"/>
          </w:rPr>
          <w:delText xml:space="preserve"> </w:delText>
        </w:r>
      </w:del>
      <w:r w:rsidR="00C55128">
        <w:rPr>
          <w:rFonts w:ascii="Arial" w:hAnsi="Arial" w:cs="Arial"/>
          <w:lang w:val="en-US"/>
        </w:rPr>
        <w:t xml:space="preserve">followed by a distractor task </w:t>
      </w:r>
      <w:del w:id="47" w:author="Peris Yague, Alba" w:date="2021-05-05T15:59:00Z">
        <w:r w:rsidR="00C55128" w:rsidDel="003408B1">
          <w:rPr>
            <w:rFonts w:ascii="Arial" w:hAnsi="Arial" w:cs="Arial"/>
            <w:lang w:val="en-US"/>
          </w:rPr>
          <w:delText>(counting backwards)</w:delText>
        </w:r>
      </w:del>
      <w:r w:rsidR="00C55128">
        <w:rPr>
          <w:rFonts w:ascii="Arial" w:hAnsi="Arial" w:cs="Arial"/>
          <w:lang w:val="en-US"/>
        </w:rPr>
        <w:t xml:space="preserve"> before </w:t>
      </w:r>
      <w:r w:rsidR="00B01750">
        <w:rPr>
          <w:rFonts w:ascii="Arial" w:hAnsi="Arial" w:cs="Arial"/>
          <w:lang w:val="en-US"/>
        </w:rPr>
        <w:t>free</w:t>
      </w:r>
      <w:ins w:id="48" w:author="Peris Yague, Alba" w:date="2021-05-05T16:02:00Z">
        <w:r w:rsidR="003408B1">
          <w:rPr>
            <w:rFonts w:ascii="Arial" w:hAnsi="Arial" w:cs="Arial"/>
            <w:lang w:val="en-US"/>
          </w:rPr>
          <w:t>-</w:t>
        </w:r>
      </w:ins>
      <w:del w:id="49" w:author="Peris Yague, Alba" w:date="2021-05-05T16:02:00Z">
        <w:r w:rsidR="00B01750" w:rsidDel="003408B1">
          <w:rPr>
            <w:rFonts w:ascii="Arial" w:hAnsi="Arial" w:cs="Arial"/>
            <w:lang w:val="en-US"/>
          </w:rPr>
          <w:delText xml:space="preserve"> </w:delText>
        </w:r>
      </w:del>
      <w:r w:rsidR="00B01750">
        <w:rPr>
          <w:rFonts w:ascii="Arial" w:hAnsi="Arial" w:cs="Arial"/>
          <w:lang w:val="en-US"/>
        </w:rPr>
        <w:t>recalling</w:t>
      </w:r>
      <w:del w:id="50" w:author="Peris Yague, Alba" w:date="2021-05-05T17:02:00Z">
        <w:r w:rsidR="00C55128" w:rsidDel="006D0259">
          <w:rPr>
            <w:rFonts w:ascii="Arial" w:hAnsi="Arial" w:cs="Arial"/>
            <w:lang w:val="en-US"/>
          </w:rPr>
          <w:delText xml:space="preserve"> </w:delText>
        </w:r>
        <w:r w:rsidR="0082635D" w:rsidDel="006D0259">
          <w:rPr>
            <w:rFonts w:ascii="Arial" w:hAnsi="Arial" w:cs="Arial"/>
            <w:lang w:val="en-US"/>
          </w:rPr>
          <w:delText>the items</w:delText>
        </w:r>
      </w:del>
      <w:r w:rsidR="00C55128">
        <w:rPr>
          <w:rFonts w:ascii="Arial" w:hAnsi="Arial" w:cs="Arial"/>
          <w:lang w:val="en-US"/>
        </w:rPr>
        <w:t xml:space="preserve">. </w:t>
      </w:r>
      <w:del w:id="51" w:author="Peris Yague, Alba" w:date="2021-05-05T16:00:00Z">
        <w:r w:rsidR="000B79AC" w:rsidDel="003408B1">
          <w:rPr>
            <w:rFonts w:ascii="Arial" w:hAnsi="Arial" w:cs="Arial"/>
            <w:lang w:val="en-US"/>
          </w:rPr>
          <w:delText>In line with previous findings, we</w:delText>
        </w:r>
      </w:del>
      <w:ins w:id="52" w:author="Peris Yague, Alba" w:date="2021-05-05T17:02:00Z">
        <w:r w:rsidR="006D0259">
          <w:rPr>
            <w:rFonts w:ascii="Arial" w:hAnsi="Arial" w:cs="Arial"/>
            <w:lang w:val="en-US"/>
          </w:rPr>
          <w:t>E</w:t>
        </w:r>
      </w:ins>
      <w:del w:id="53" w:author="Peris Yague, Alba" w:date="2021-05-05T17:02:00Z">
        <w:r w:rsidR="000B79AC" w:rsidDel="006D0259">
          <w:rPr>
            <w:rFonts w:ascii="Arial" w:hAnsi="Arial" w:cs="Arial"/>
            <w:lang w:val="en-US"/>
          </w:rPr>
          <w:delText xml:space="preserve"> found </w:delText>
        </w:r>
        <w:r w:rsidR="00B01750" w:rsidDel="006D0259">
          <w:rPr>
            <w:rFonts w:ascii="Arial" w:hAnsi="Arial" w:cs="Arial"/>
            <w:lang w:val="en-US"/>
          </w:rPr>
          <w:delText>e</w:delText>
        </w:r>
      </w:del>
      <w:r w:rsidR="00B01750">
        <w:rPr>
          <w:rFonts w:ascii="Arial" w:hAnsi="Arial" w:cs="Arial"/>
          <w:lang w:val="en-US"/>
        </w:rPr>
        <w:t xml:space="preserve">nhanced recall </w:t>
      </w:r>
      <w:r w:rsidR="00B94605">
        <w:rPr>
          <w:rFonts w:ascii="Arial" w:hAnsi="Arial" w:cs="Arial"/>
          <w:lang w:val="en-US"/>
        </w:rPr>
        <w:t>of</w:t>
      </w:r>
      <w:r w:rsidR="00B01750">
        <w:rPr>
          <w:rFonts w:ascii="Arial" w:hAnsi="Arial" w:cs="Arial"/>
          <w:lang w:val="en-US"/>
        </w:rPr>
        <w:t xml:space="preserve"> both oddball types</w:t>
      </w:r>
      <w:ins w:id="54" w:author="Peris Yague, Alba" w:date="2021-05-05T17:02:00Z">
        <w:r w:rsidR="006D0259">
          <w:rPr>
            <w:rFonts w:ascii="Arial" w:hAnsi="Arial" w:cs="Arial"/>
            <w:lang w:val="en-US"/>
          </w:rPr>
          <w:t xml:space="preserve"> was</w:t>
        </w:r>
      </w:ins>
      <w:r w:rsidR="00B01750">
        <w:rPr>
          <w:rFonts w:ascii="Arial" w:hAnsi="Arial" w:cs="Arial"/>
          <w:lang w:val="en-US"/>
        </w:rPr>
        <w:t xml:space="preserve"> accompanied by </w:t>
      </w:r>
      <w:r w:rsidR="00597B14">
        <w:rPr>
          <w:rFonts w:ascii="Arial" w:hAnsi="Arial" w:cs="Arial"/>
          <w:lang w:val="en-US"/>
        </w:rPr>
        <w:t>a mild retrograde and anterograde amnesi</w:t>
      </w:r>
      <w:ins w:id="55" w:author="Peris Yague, Alba" w:date="2021-05-05T17:03:00Z">
        <w:r w:rsidR="006D0259">
          <w:rPr>
            <w:rFonts w:ascii="Arial" w:hAnsi="Arial" w:cs="Arial"/>
            <w:lang w:val="en-US"/>
          </w:rPr>
          <w:t>a</w:t>
        </w:r>
      </w:ins>
      <w:del w:id="56" w:author="Peris Yague, Alba" w:date="2021-05-05T17:03:00Z">
        <w:r w:rsidR="00597B14" w:rsidDel="006D0259">
          <w:rPr>
            <w:rFonts w:ascii="Arial" w:hAnsi="Arial" w:cs="Arial"/>
            <w:lang w:val="en-US"/>
          </w:rPr>
          <w:delText>c effect</w:delText>
        </w:r>
      </w:del>
      <w:r w:rsidR="00597B14">
        <w:rPr>
          <w:rFonts w:ascii="Arial" w:hAnsi="Arial" w:cs="Arial"/>
          <w:lang w:val="en-US"/>
        </w:rPr>
        <w:t xml:space="preserve">. </w:t>
      </w:r>
      <w:del w:id="57" w:author="Peris Yague, Alba" w:date="2021-05-05T16:07:00Z">
        <w:r w:rsidR="003D3FE3" w:rsidDel="003408B1">
          <w:rPr>
            <w:rFonts w:ascii="Arial" w:hAnsi="Arial" w:cs="Arial"/>
            <w:lang w:val="en-US"/>
          </w:rPr>
          <w:delText>Forward-contiguity was present in both oddball type lists</w:delText>
        </w:r>
        <w:r w:rsidR="00065CE2" w:rsidDel="003408B1">
          <w:rPr>
            <w:rFonts w:ascii="Arial" w:hAnsi="Arial" w:cs="Arial"/>
            <w:lang w:val="en-US"/>
          </w:rPr>
          <w:delText xml:space="preserve">. </w:delText>
        </w:r>
      </w:del>
      <w:del w:id="58" w:author="Peris Yague, Alba" w:date="2021-05-05T16:00:00Z">
        <w:r w:rsidR="00727BE9" w:rsidDel="003408B1">
          <w:rPr>
            <w:rFonts w:ascii="Arial" w:hAnsi="Arial" w:cs="Arial"/>
            <w:lang w:val="en-US"/>
          </w:rPr>
          <w:delText xml:space="preserve">We then investigated transitions to and from oddballs. </w:delText>
        </w:r>
      </w:del>
      <w:del w:id="59" w:author="Peris Yague, Alba" w:date="2021-05-05T16:03:00Z">
        <w:r w:rsidR="00902B66" w:rsidDel="003408B1">
          <w:rPr>
            <w:rFonts w:ascii="Arial" w:hAnsi="Arial" w:cs="Arial"/>
            <w:lang w:val="en-US"/>
          </w:rPr>
          <w:delText>In line with our predictions</w:delText>
        </w:r>
        <w:r w:rsidR="00907B04" w:rsidDel="003408B1">
          <w:rPr>
            <w:rFonts w:ascii="Arial" w:hAnsi="Arial" w:cs="Arial"/>
            <w:lang w:val="en-US"/>
          </w:rPr>
          <w:delText>, w</w:delText>
        </w:r>
      </w:del>
      <w:del w:id="60" w:author="Peris Yague, Alba" w:date="2021-05-05T16:11:00Z">
        <w:r w:rsidR="00907B04" w:rsidDel="00702563">
          <w:rPr>
            <w:rFonts w:ascii="Arial" w:hAnsi="Arial" w:cs="Arial"/>
            <w:lang w:val="en-US"/>
          </w:rPr>
          <w:delText xml:space="preserve">e found </w:delText>
        </w:r>
      </w:del>
      <w:ins w:id="61" w:author="Peris Yague, Alba" w:date="2021-05-05T16:11:00Z">
        <w:r>
          <w:rPr>
            <w:rFonts w:ascii="Arial" w:hAnsi="Arial" w:cs="Arial"/>
            <w:lang w:val="en-US"/>
          </w:rPr>
          <w:t>A</w:t>
        </w:r>
      </w:ins>
      <w:del w:id="62" w:author="Peris Yague, Alba" w:date="2021-05-05T16:11:00Z">
        <w:r w:rsidR="00727BE9" w:rsidDel="00702563">
          <w:rPr>
            <w:rFonts w:ascii="Arial" w:hAnsi="Arial" w:cs="Arial"/>
            <w:lang w:val="en-US"/>
          </w:rPr>
          <w:delText>a</w:delText>
        </w:r>
      </w:del>
      <w:r w:rsidR="00727BE9">
        <w:rPr>
          <w:rFonts w:ascii="Arial" w:hAnsi="Arial" w:cs="Arial"/>
          <w:lang w:val="en-US"/>
        </w:rPr>
        <w:t xml:space="preserve"> significant oddball x </w:t>
      </w:r>
      <w:r w:rsidR="00907B04">
        <w:rPr>
          <w:rFonts w:ascii="Arial" w:hAnsi="Arial" w:cs="Arial"/>
          <w:lang w:val="en-US"/>
        </w:rPr>
        <w:t>transition</w:t>
      </w:r>
      <w:r w:rsidR="00727BE9">
        <w:rPr>
          <w:rFonts w:ascii="Arial" w:hAnsi="Arial" w:cs="Arial"/>
          <w:lang w:val="en-US"/>
        </w:rPr>
        <w:t xml:space="preserve"> type interaction</w:t>
      </w:r>
      <w:ins w:id="63" w:author="Peris Yague, Alba" w:date="2021-05-05T16:11:00Z">
        <w:r>
          <w:rPr>
            <w:rFonts w:ascii="Arial" w:hAnsi="Arial" w:cs="Arial"/>
            <w:lang w:val="en-US"/>
          </w:rPr>
          <w:t xml:space="preserve"> </w:t>
        </w:r>
      </w:ins>
      <w:ins w:id="64" w:author="Peris Yague, Alba" w:date="2021-05-05T16:03:00Z">
        <w:r w:rsidR="003408B1">
          <w:rPr>
            <w:rFonts w:ascii="Arial" w:hAnsi="Arial" w:cs="Arial"/>
            <w:lang w:val="en-US"/>
          </w:rPr>
          <w:t xml:space="preserve">showed that </w:t>
        </w:r>
      </w:ins>
      <w:del w:id="65" w:author="Peris Yague, Alba" w:date="2021-05-05T16:03:00Z">
        <w:r w:rsidR="00902B66" w:rsidDel="003408B1">
          <w:rPr>
            <w:rFonts w:ascii="Arial" w:hAnsi="Arial" w:cs="Arial"/>
            <w:lang w:val="en-US"/>
          </w:rPr>
          <w:delText>.</w:delText>
        </w:r>
        <w:r w:rsidR="00727BE9" w:rsidDel="003408B1">
          <w:rPr>
            <w:rFonts w:ascii="Arial" w:hAnsi="Arial" w:cs="Arial"/>
            <w:lang w:val="en-US"/>
          </w:rPr>
          <w:delText xml:space="preserve"> </w:delText>
        </w:r>
      </w:del>
      <w:ins w:id="66" w:author="Peris Yague, Alba" w:date="2021-05-05T16:03:00Z">
        <w:r w:rsidR="003408B1">
          <w:rPr>
            <w:rFonts w:ascii="Arial" w:hAnsi="Arial" w:cs="Arial"/>
            <w:lang w:val="en-US"/>
          </w:rPr>
          <w:t>t</w:t>
        </w:r>
      </w:ins>
      <w:del w:id="67" w:author="Peris Yague, Alba" w:date="2021-05-05T16:03:00Z">
        <w:r w:rsidR="00902B66" w:rsidDel="003408B1">
          <w:rPr>
            <w:rFonts w:ascii="Arial" w:hAnsi="Arial" w:cs="Arial"/>
            <w:lang w:val="en-US"/>
          </w:rPr>
          <w:delText>T</w:delText>
        </w:r>
      </w:del>
      <w:r w:rsidR="00727BE9">
        <w:rPr>
          <w:rFonts w:ascii="Arial" w:hAnsi="Arial" w:cs="Arial"/>
          <w:lang w:val="en-US"/>
        </w:rPr>
        <w:t>ransitions</w:t>
      </w:r>
      <w:r w:rsidR="00907B04">
        <w:rPr>
          <w:rFonts w:ascii="Arial" w:hAnsi="Arial" w:cs="Arial"/>
          <w:lang w:val="en-US"/>
        </w:rPr>
        <w:t xml:space="preserve"> from emotional oddballs were enhanced</w:t>
      </w:r>
      <w:ins w:id="68" w:author="Peris Yague, Alba" w:date="2021-05-05T16:53:00Z">
        <w:r w:rsidR="00AA171B">
          <w:rPr>
            <w:rFonts w:ascii="Arial" w:hAnsi="Arial" w:cs="Arial"/>
            <w:lang w:val="en-US"/>
          </w:rPr>
          <w:t>, although not correlated to retrograde amnesia,</w:t>
        </w:r>
      </w:ins>
      <w:r w:rsidR="00907B04">
        <w:rPr>
          <w:rFonts w:ascii="Arial" w:hAnsi="Arial" w:cs="Arial"/>
          <w:lang w:val="en-US"/>
        </w:rPr>
        <w:t xml:space="preserve"> </w:t>
      </w:r>
      <w:del w:id="69" w:author="Peris Yague, Alba" w:date="2021-05-05T16:53:00Z">
        <w:r w:rsidR="00B94605" w:rsidDel="00AA171B">
          <w:rPr>
            <w:rFonts w:ascii="Arial" w:hAnsi="Arial" w:cs="Arial"/>
            <w:lang w:val="en-US"/>
          </w:rPr>
          <w:delText>whereas</w:delText>
        </w:r>
        <w:r w:rsidR="00907B04" w:rsidDel="00AA171B">
          <w:rPr>
            <w:rFonts w:ascii="Arial" w:hAnsi="Arial" w:cs="Arial"/>
            <w:lang w:val="en-US"/>
          </w:rPr>
          <w:delText xml:space="preserve"> </w:delText>
        </w:r>
      </w:del>
      <w:ins w:id="70" w:author="Peris Yague, Alba" w:date="2021-05-05T17:00:00Z">
        <w:r w:rsidR="00BA7EBB">
          <w:rPr>
            <w:rFonts w:ascii="Arial" w:hAnsi="Arial" w:cs="Arial"/>
            <w:lang w:val="en-US"/>
          </w:rPr>
          <w:t>and</w:t>
        </w:r>
      </w:ins>
      <w:ins w:id="71" w:author="Peris Yague, Alba" w:date="2021-05-05T16:53:00Z">
        <w:r w:rsidR="00AA171B">
          <w:rPr>
            <w:rFonts w:ascii="Arial" w:hAnsi="Arial" w:cs="Arial"/>
            <w:lang w:val="en-US"/>
          </w:rPr>
          <w:t xml:space="preserve"> </w:t>
        </w:r>
      </w:ins>
      <w:r w:rsidR="00907B04">
        <w:rPr>
          <w:rFonts w:ascii="Arial" w:hAnsi="Arial" w:cs="Arial"/>
          <w:lang w:val="en-US"/>
        </w:rPr>
        <w:t xml:space="preserve">transitions from perceptual oddballs </w:t>
      </w:r>
      <w:del w:id="72" w:author="Peris Yague, Alba" w:date="2021-05-05T16:07:00Z">
        <w:r w:rsidR="00907B04" w:rsidDel="003408B1">
          <w:rPr>
            <w:rFonts w:ascii="Arial" w:hAnsi="Arial" w:cs="Arial"/>
            <w:lang w:val="en-US"/>
          </w:rPr>
          <w:delText xml:space="preserve">showed contiguity </w:delText>
        </w:r>
      </w:del>
      <w:del w:id="73" w:author="Peris Yague, Alba" w:date="2021-05-05T16:03:00Z">
        <w:r w:rsidR="00907B04" w:rsidDel="003408B1">
          <w:rPr>
            <w:rFonts w:ascii="Arial" w:hAnsi="Arial" w:cs="Arial"/>
            <w:lang w:val="en-US"/>
          </w:rPr>
          <w:delText xml:space="preserve">in recall </w:delText>
        </w:r>
      </w:del>
      <w:del w:id="74" w:author="Peris Yague, Alba" w:date="2021-05-05T16:07:00Z">
        <w:r w:rsidR="00907B04" w:rsidDel="003408B1">
          <w:rPr>
            <w:rFonts w:ascii="Arial" w:hAnsi="Arial" w:cs="Arial"/>
            <w:lang w:val="en-US"/>
          </w:rPr>
          <w:delText xml:space="preserve">but </w:delText>
        </w:r>
        <w:r w:rsidR="00207E67" w:rsidDel="003408B1">
          <w:rPr>
            <w:rFonts w:ascii="Arial" w:hAnsi="Arial" w:cs="Arial"/>
            <w:lang w:val="en-US"/>
          </w:rPr>
          <w:delText xml:space="preserve">no </w:delText>
        </w:r>
      </w:del>
      <w:ins w:id="75" w:author="Peris Yague, Alba" w:date="2021-05-05T16:07:00Z">
        <w:r w:rsidR="003408B1">
          <w:rPr>
            <w:rFonts w:ascii="Arial" w:hAnsi="Arial" w:cs="Arial"/>
            <w:lang w:val="en-US"/>
          </w:rPr>
          <w:t xml:space="preserve">did not show </w:t>
        </w:r>
      </w:ins>
      <w:r w:rsidR="00207E67">
        <w:rPr>
          <w:rFonts w:ascii="Arial" w:hAnsi="Arial" w:cs="Arial"/>
          <w:lang w:val="en-US"/>
        </w:rPr>
        <w:t xml:space="preserve">forwards-directionality. </w:t>
      </w:r>
      <w:del w:id="76" w:author="Peris Yague, Alba" w:date="2021-05-05T16:08:00Z">
        <w:r w:rsidR="00D238C7" w:rsidDel="003408B1">
          <w:rPr>
            <w:rFonts w:ascii="Arial" w:hAnsi="Arial" w:cs="Arial"/>
            <w:lang w:val="en-US"/>
          </w:rPr>
          <w:delText>Lastly</w:delText>
        </w:r>
      </w:del>
      <w:del w:id="77" w:author="Peris Yague, Alba" w:date="2021-05-05T16:53:00Z">
        <w:r w:rsidR="00D238C7" w:rsidDel="00AA171B">
          <w:rPr>
            <w:rFonts w:ascii="Arial" w:hAnsi="Arial" w:cs="Arial"/>
            <w:lang w:val="en-US"/>
          </w:rPr>
          <w:delText xml:space="preserve">, </w:delText>
        </w:r>
      </w:del>
      <w:del w:id="78" w:author="Peris Yague, Alba" w:date="2021-05-05T16:11:00Z">
        <w:r w:rsidR="00D238C7" w:rsidDel="00702563">
          <w:rPr>
            <w:rFonts w:ascii="Arial" w:hAnsi="Arial" w:cs="Arial"/>
            <w:lang w:val="en-US"/>
          </w:rPr>
          <w:delText>we did not find</w:delText>
        </w:r>
      </w:del>
      <w:del w:id="79" w:author="Peris Yague, Alba" w:date="2021-05-05T16:53:00Z">
        <w:r w:rsidR="00D238C7" w:rsidDel="00AA171B">
          <w:rPr>
            <w:rFonts w:ascii="Arial" w:hAnsi="Arial" w:cs="Arial"/>
            <w:lang w:val="en-US"/>
          </w:rPr>
          <w:delText xml:space="preserve"> a significant correlation </w:delText>
        </w:r>
        <w:r w:rsidR="00217485" w:rsidDel="00AA171B">
          <w:rPr>
            <w:rFonts w:ascii="Arial" w:hAnsi="Arial" w:cs="Arial"/>
            <w:lang w:val="en-US"/>
          </w:rPr>
          <w:delText xml:space="preserve">between </w:delText>
        </w:r>
        <w:r w:rsidR="00D238C7" w:rsidDel="00AA171B">
          <w:rPr>
            <w:rFonts w:ascii="Arial" w:hAnsi="Arial" w:cs="Arial"/>
            <w:lang w:val="en-US"/>
          </w:rPr>
          <w:delText>this enhancement and retrograde amnesia.</w:delText>
        </w:r>
        <w:r w:rsidR="006D0A04" w:rsidDel="00AA171B">
          <w:rPr>
            <w:rFonts w:ascii="Arial" w:hAnsi="Arial" w:cs="Arial"/>
            <w:lang w:val="en-US"/>
          </w:rPr>
          <w:delText xml:space="preserve"> </w:delText>
        </w:r>
      </w:del>
      <w:ins w:id="80" w:author="Peris Yague, Alba" w:date="2021-05-05T16:09:00Z">
        <w:r w:rsidR="006D2683">
          <w:rPr>
            <w:rFonts w:ascii="Arial" w:hAnsi="Arial" w:cs="Arial"/>
            <w:lang w:val="en-US"/>
          </w:rPr>
          <w:t>This is</w:t>
        </w:r>
      </w:ins>
      <w:del w:id="81" w:author="Peris Yague, Alba" w:date="2021-05-05T16:00:00Z">
        <w:r w:rsidR="00902B66" w:rsidDel="003408B1">
          <w:rPr>
            <w:rFonts w:ascii="Arial" w:hAnsi="Arial" w:cs="Arial"/>
            <w:lang w:val="en-US"/>
          </w:rPr>
          <w:delText>Thus</w:delText>
        </w:r>
        <w:r w:rsidR="004C5919" w:rsidDel="003408B1">
          <w:rPr>
            <w:rFonts w:ascii="Arial" w:hAnsi="Arial" w:cs="Arial"/>
            <w:lang w:val="en-US"/>
          </w:rPr>
          <w:delText>,</w:delText>
        </w:r>
        <w:r w:rsidR="00811B6E" w:rsidDel="003408B1">
          <w:rPr>
            <w:rFonts w:ascii="Arial" w:hAnsi="Arial" w:cs="Arial"/>
            <w:lang w:val="en-US"/>
          </w:rPr>
          <w:delText xml:space="preserve"> t</w:delText>
        </w:r>
      </w:del>
      <w:del w:id="82" w:author="Peris Yague, Alba" w:date="2021-05-05T16:09:00Z">
        <w:r w:rsidR="00811B6E" w:rsidDel="006D2683">
          <w:rPr>
            <w:rFonts w:ascii="Arial" w:hAnsi="Arial" w:cs="Arial"/>
            <w:lang w:val="en-US"/>
          </w:rPr>
          <w:delText>he present results provide</w:delText>
        </w:r>
      </w:del>
      <w:r w:rsidR="00811B6E">
        <w:rPr>
          <w:rFonts w:ascii="Arial" w:hAnsi="Arial" w:cs="Arial"/>
          <w:lang w:val="en-US"/>
        </w:rPr>
        <w:t xml:space="preserve"> the first empirical evidence of CRP </w:t>
      </w:r>
      <w:del w:id="83" w:author="Peris Yague, Alba" w:date="2021-05-05T16:12:00Z">
        <w:r w:rsidR="00811B6E" w:rsidDel="00702563">
          <w:rPr>
            <w:rFonts w:ascii="Arial" w:hAnsi="Arial" w:cs="Arial"/>
            <w:lang w:val="en-US"/>
          </w:rPr>
          <w:delText xml:space="preserve">curve </w:delText>
        </w:r>
      </w:del>
      <w:r w:rsidR="00811B6E">
        <w:rPr>
          <w:rFonts w:ascii="Arial" w:hAnsi="Arial" w:cs="Arial"/>
          <w:lang w:val="en-US"/>
        </w:rPr>
        <w:t xml:space="preserve">modulation by </w:t>
      </w:r>
      <w:del w:id="84" w:author="Peris Yague, Alba" w:date="2021-05-05T16:54:00Z">
        <w:r w:rsidR="00811B6E" w:rsidDel="00AA171B">
          <w:rPr>
            <w:rFonts w:ascii="Arial" w:hAnsi="Arial" w:cs="Arial"/>
            <w:lang w:val="en-US"/>
          </w:rPr>
          <w:delText xml:space="preserve">different types of </w:delText>
        </w:r>
        <w:r w:rsidR="000B1AB5" w:rsidDel="00AA171B">
          <w:rPr>
            <w:rFonts w:ascii="Arial" w:hAnsi="Arial" w:cs="Arial"/>
            <w:lang w:val="en-US"/>
          </w:rPr>
          <w:delText>salience</w:delText>
        </w:r>
      </w:del>
      <w:ins w:id="85" w:author="Peris Yague, Alba" w:date="2021-05-05T16:54:00Z">
        <w:r w:rsidR="00AA171B">
          <w:rPr>
            <w:rFonts w:ascii="Arial" w:hAnsi="Arial" w:cs="Arial"/>
            <w:lang w:val="en-US"/>
          </w:rPr>
          <w:t>salience</w:t>
        </w:r>
      </w:ins>
      <w:r w:rsidR="000B1AB5">
        <w:rPr>
          <w:rFonts w:ascii="Arial" w:hAnsi="Arial" w:cs="Arial"/>
          <w:lang w:val="en-US"/>
        </w:rPr>
        <w:t xml:space="preserve"> </w:t>
      </w:r>
      <w:del w:id="86" w:author="Peris Yague, Alba" w:date="2021-05-05T16:57:00Z">
        <w:r w:rsidR="000B1AB5" w:rsidDel="00AA171B">
          <w:rPr>
            <w:rFonts w:ascii="Arial" w:hAnsi="Arial" w:cs="Arial"/>
            <w:lang w:val="en-US"/>
          </w:rPr>
          <w:delText>and</w:delText>
        </w:r>
        <w:r w:rsidR="00801DFD" w:rsidDel="00AA171B">
          <w:rPr>
            <w:rFonts w:ascii="Arial" w:hAnsi="Arial" w:cs="Arial"/>
            <w:lang w:val="en-US"/>
          </w:rPr>
          <w:delText xml:space="preserve"> suggest that</w:delText>
        </w:r>
      </w:del>
      <w:ins w:id="87" w:author="Peris Yague, Alba" w:date="2021-05-05T16:57:00Z">
        <w:r w:rsidR="00AA171B">
          <w:rPr>
            <w:rFonts w:ascii="Arial" w:hAnsi="Arial" w:cs="Arial"/>
            <w:lang w:val="en-US"/>
          </w:rPr>
          <w:t>which suggests</w:t>
        </w:r>
      </w:ins>
      <w:r w:rsidR="00801DFD">
        <w:rPr>
          <w:rFonts w:ascii="Arial" w:hAnsi="Arial" w:cs="Arial"/>
          <w:lang w:val="en-US"/>
        </w:rPr>
        <w:t xml:space="preserve"> recall patterns </w:t>
      </w:r>
      <w:del w:id="88" w:author="Peris Yague, Alba" w:date="2021-05-05T16:04:00Z">
        <w:r w:rsidR="00801DFD" w:rsidDel="003408B1">
          <w:rPr>
            <w:rFonts w:ascii="Arial" w:hAnsi="Arial" w:cs="Arial"/>
            <w:lang w:val="en-US"/>
          </w:rPr>
          <w:delText>upon the presentation</w:delText>
        </w:r>
      </w:del>
      <w:ins w:id="89" w:author="Peris Yague, Alba" w:date="2021-05-05T16:04:00Z">
        <w:r w:rsidR="003408B1">
          <w:rPr>
            <w:rFonts w:ascii="Arial" w:hAnsi="Arial" w:cs="Arial"/>
            <w:lang w:val="en-US"/>
          </w:rPr>
          <w:t>after presenting</w:t>
        </w:r>
      </w:ins>
      <w:r w:rsidR="00801DFD">
        <w:rPr>
          <w:rFonts w:ascii="Arial" w:hAnsi="Arial" w:cs="Arial"/>
          <w:lang w:val="en-US"/>
        </w:rPr>
        <w:t xml:space="preserve"> </w:t>
      </w:r>
      <w:del w:id="90" w:author="Peris Yague, Alba" w:date="2021-05-05T16:04:00Z">
        <w:r w:rsidR="00801DFD" w:rsidDel="003408B1">
          <w:rPr>
            <w:rFonts w:ascii="Arial" w:hAnsi="Arial" w:cs="Arial"/>
            <w:lang w:val="en-US"/>
          </w:rPr>
          <w:delText xml:space="preserve">of </w:delText>
        </w:r>
      </w:del>
      <w:r w:rsidR="00801DFD">
        <w:rPr>
          <w:rFonts w:ascii="Arial" w:hAnsi="Arial" w:cs="Arial"/>
          <w:lang w:val="en-US"/>
        </w:rPr>
        <w:t xml:space="preserve">emotional and perceptual oddballs are </w:t>
      </w:r>
      <w:r w:rsidR="00902B66">
        <w:rPr>
          <w:rFonts w:ascii="Arial" w:hAnsi="Arial" w:cs="Arial"/>
          <w:lang w:val="en-US"/>
        </w:rPr>
        <w:t>mediated</w:t>
      </w:r>
      <w:r w:rsidR="00801DFD">
        <w:rPr>
          <w:rFonts w:ascii="Arial" w:hAnsi="Arial" w:cs="Arial"/>
          <w:lang w:val="en-US"/>
        </w:rPr>
        <w:t xml:space="preserve"> by different mechanisms. </w:t>
      </w:r>
    </w:p>
    <w:p w14:paraId="02229300" w14:textId="24875856" w:rsidR="003408B1" w:rsidRPr="00BE5197" w:rsidRDefault="003408B1" w:rsidP="003408B1">
      <w:pPr>
        <w:pStyle w:val="Heading1"/>
        <w:rPr>
          <w:rFonts w:ascii="Arial" w:hAnsi="Arial" w:cs="Arial"/>
          <w:b/>
          <w:bCs/>
          <w:color w:val="auto"/>
          <w:lang w:val="en-US"/>
        </w:rPr>
      </w:pPr>
      <w:commentRangeStart w:id="91"/>
      <w:r>
        <w:rPr>
          <w:rFonts w:ascii="Arial" w:hAnsi="Arial" w:cs="Arial"/>
          <w:b/>
          <w:bCs/>
          <w:color w:val="auto"/>
          <w:lang w:val="en-US"/>
        </w:rPr>
        <w:t xml:space="preserve">STATEMENT </w:t>
      </w:r>
      <w:commentRangeEnd w:id="91"/>
      <w:r w:rsidR="00AA171B">
        <w:rPr>
          <w:rStyle w:val="CommentReference"/>
          <w:rFonts w:asciiTheme="minorHAnsi" w:eastAsiaTheme="minorHAnsi" w:hAnsiTheme="minorHAnsi" w:cstheme="minorBidi"/>
          <w:color w:val="auto"/>
        </w:rPr>
        <w:commentReference w:id="91"/>
      </w:r>
      <w:r>
        <w:rPr>
          <w:rFonts w:ascii="Arial" w:hAnsi="Arial" w:cs="Arial"/>
          <w:b/>
          <w:bCs/>
          <w:color w:val="auto"/>
          <w:lang w:val="en-US"/>
        </w:rPr>
        <w:t>OF RELEVANCE</w:t>
      </w:r>
      <w:del w:id="92" w:author="Peris Yague, Alba" w:date="2021-05-05T16:55:00Z">
        <w:r w:rsidDel="00AA171B">
          <w:rPr>
            <w:rFonts w:ascii="Arial" w:hAnsi="Arial" w:cs="Arial"/>
            <w:b/>
            <w:bCs/>
            <w:color w:val="auto"/>
            <w:lang w:val="en-US"/>
          </w:rPr>
          <w:delText>- 150 WORDS</w:delText>
        </w:r>
      </w:del>
    </w:p>
    <w:p w14:paraId="26D31D0E" w14:textId="56668655" w:rsidR="003408B1" w:rsidRDefault="003408B1" w:rsidP="005D2624">
      <w:pPr>
        <w:spacing w:line="480" w:lineRule="auto"/>
        <w:ind w:firstLine="720"/>
        <w:jc w:val="both"/>
        <w:rPr>
          <w:ins w:id="93" w:author="Peris Yague, Alba" w:date="2021-05-05T16:41:00Z"/>
          <w:rFonts w:ascii="Arial" w:hAnsi="Arial" w:cs="Arial"/>
          <w:lang w:val="en-US"/>
        </w:rPr>
      </w:pPr>
    </w:p>
    <w:p w14:paraId="363C47B7" w14:textId="28C93E3B" w:rsidR="00B1641F" w:rsidRPr="005D2624" w:rsidRDefault="00B1641F" w:rsidP="002F09DE">
      <w:pPr>
        <w:spacing w:line="480" w:lineRule="auto"/>
        <w:ind w:firstLine="360"/>
        <w:jc w:val="both"/>
        <w:rPr>
          <w:rFonts w:ascii="Arial" w:hAnsi="Arial" w:cs="Arial"/>
          <w:lang w:val="en-US"/>
        </w:rPr>
      </w:pPr>
      <w:moveToRangeStart w:id="94" w:author="Peris Yague, Alba" w:date="2021-05-05T16:41:00Z" w:name="move71125314"/>
      <w:moveTo w:id="95" w:author="Peris Yague, Alba" w:date="2021-05-05T16:41:00Z">
        <w:r>
          <w:rPr>
            <w:rFonts w:ascii="Arial" w:hAnsi="Arial" w:cs="Arial"/>
            <w:lang w:val="en-US"/>
          </w:rPr>
          <w:t>We appl</w:t>
        </w:r>
      </w:moveTo>
      <w:ins w:id="96" w:author="Peris Yague, Alba" w:date="2021-05-05T16:47:00Z">
        <w:r>
          <w:rPr>
            <w:rFonts w:ascii="Arial" w:hAnsi="Arial" w:cs="Arial"/>
            <w:lang w:val="en-US"/>
          </w:rPr>
          <w:t>i</w:t>
        </w:r>
      </w:ins>
      <w:moveTo w:id="97" w:author="Peris Yague, Alba" w:date="2021-05-05T16:41:00Z">
        <w:del w:id="98" w:author="Peris Yague, Alba" w:date="2021-05-05T16:47:00Z">
          <w:r w:rsidDel="00B1641F">
            <w:rPr>
              <w:rFonts w:ascii="Arial" w:hAnsi="Arial" w:cs="Arial"/>
              <w:lang w:val="en-US"/>
            </w:rPr>
            <w:delText>yi</w:delText>
          </w:r>
        </w:del>
        <w:r>
          <w:rPr>
            <w:rFonts w:ascii="Arial" w:hAnsi="Arial" w:cs="Arial"/>
            <w:lang w:val="en-US"/>
          </w:rPr>
          <w:t xml:space="preserve">ed a quantitative </w:t>
        </w:r>
      </w:moveTo>
      <w:r w:rsidR="00E53C79">
        <w:rPr>
          <w:rFonts w:ascii="Arial" w:hAnsi="Arial" w:cs="Arial"/>
          <w:lang w:val="en-US"/>
        </w:rPr>
        <w:t>conditional response probability</w:t>
      </w:r>
      <w:moveTo w:id="99" w:author="Peris Yague, Alba" w:date="2021-05-05T16:41:00Z">
        <w:r>
          <w:rPr>
            <w:rFonts w:ascii="Arial" w:hAnsi="Arial" w:cs="Arial"/>
            <w:lang w:val="en-US"/>
          </w:rPr>
          <w:t xml:space="preserve"> analysis to free recall of perceptual and emotional oddballs. In conclusion, whilst both oddball types showed forward contiguity effects, we found stronger forward contiguity effects in transitions from the emotional oddballs </w:t>
        </w:r>
        <w:proofErr w:type="spellStart"/>
        <w:r>
          <w:rPr>
            <w:rFonts w:ascii="Arial" w:hAnsi="Arial" w:cs="Arial"/>
            <w:lang w:val="en-US"/>
          </w:rPr>
          <w:t>i.e</w:t>
        </w:r>
        <w:proofErr w:type="spellEnd"/>
        <w:r>
          <w:rPr>
            <w:rFonts w:ascii="Arial" w:hAnsi="Arial" w:cs="Arial"/>
            <w:lang w:val="en-US"/>
          </w:rPr>
          <w:t xml:space="preserve"> an enhanced memory forward-flow after emotional oddballs compared to perceptual ones. Overall, these results shed light on potentially distinct mechanisms underlying </w:t>
        </w:r>
      </w:moveTo>
      <w:r w:rsidR="00E53C79">
        <w:rPr>
          <w:rFonts w:ascii="Arial" w:hAnsi="Arial" w:cs="Arial"/>
          <w:lang w:val="en-US"/>
        </w:rPr>
        <w:t>conditional response probability</w:t>
      </w:r>
      <w:moveTo w:id="100" w:author="Peris Yague, Alba" w:date="2021-05-05T16:41:00Z">
        <w:r>
          <w:rPr>
            <w:rFonts w:ascii="Arial" w:hAnsi="Arial" w:cs="Arial"/>
            <w:lang w:val="en-US"/>
          </w:rPr>
          <w:t xml:space="preserve"> curve modulation by different types of salience and could inform future work into clinical manifestations of emotional memory. </w:t>
        </w:r>
      </w:moveTo>
      <w:moveToRangeEnd w:id="94"/>
    </w:p>
    <w:p w14:paraId="62A242E7" w14:textId="1EB25B81" w:rsidR="003D581C" w:rsidRPr="00BF1084" w:rsidRDefault="00BF1084" w:rsidP="00CD0E59">
      <w:pPr>
        <w:pStyle w:val="Heading1"/>
        <w:rPr>
          <w:rFonts w:ascii="Arial" w:hAnsi="Arial" w:cs="Arial"/>
          <w:b/>
          <w:bCs/>
          <w:color w:val="auto"/>
          <w:lang w:val="en-US"/>
        </w:rPr>
      </w:pPr>
      <w:commentRangeStart w:id="101"/>
      <w:commentRangeStart w:id="102"/>
      <w:r w:rsidRPr="00BF1084">
        <w:rPr>
          <w:rFonts w:ascii="Arial" w:hAnsi="Arial" w:cs="Arial"/>
          <w:b/>
          <w:bCs/>
          <w:color w:val="auto"/>
          <w:lang w:val="en-US"/>
        </w:rPr>
        <w:lastRenderedPageBreak/>
        <w:t>INTRODUCTION</w:t>
      </w:r>
      <w:commentRangeEnd w:id="101"/>
      <w:r w:rsidR="00950295">
        <w:rPr>
          <w:rStyle w:val="CommentReference"/>
          <w:rFonts w:asciiTheme="minorHAnsi" w:eastAsiaTheme="minorHAnsi" w:hAnsiTheme="minorHAnsi" w:cstheme="minorBidi"/>
          <w:color w:val="auto"/>
        </w:rPr>
        <w:commentReference w:id="101"/>
      </w:r>
      <w:r w:rsidR="002F09DE">
        <w:rPr>
          <w:rFonts w:ascii="Arial" w:hAnsi="Arial" w:cs="Arial"/>
          <w:b/>
          <w:bCs/>
          <w:color w:val="auto"/>
          <w:lang w:val="en-US"/>
        </w:rPr>
        <w:t xml:space="preserve"> </w:t>
      </w:r>
      <w:commentRangeEnd w:id="102"/>
      <w:r w:rsidR="00144AB9">
        <w:rPr>
          <w:rStyle w:val="CommentReference"/>
          <w:rFonts w:asciiTheme="minorHAnsi" w:eastAsiaTheme="minorHAnsi" w:hAnsiTheme="minorHAnsi" w:cstheme="minorBidi"/>
          <w:color w:val="auto"/>
        </w:rPr>
        <w:commentReference w:id="102"/>
      </w:r>
    </w:p>
    <w:p w14:paraId="3888D682" w14:textId="77777777" w:rsidR="00BF1084" w:rsidRPr="00BF1084" w:rsidRDefault="00BF1084" w:rsidP="00BF1084">
      <w:pPr>
        <w:rPr>
          <w:lang w:val="en-US"/>
        </w:rPr>
      </w:pPr>
    </w:p>
    <w:p w14:paraId="3226302C" w14:textId="3861B01D" w:rsidR="00915FD1" w:rsidRDefault="00915FD1" w:rsidP="00915FD1">
      <w:pPr>
        <w:spacing w:line="480" w:lineRule="auto"/>
        <w:ind w:firstLine="360"/>
        <w:jc w:val="both"/>
        <w:rPr>
          <w:rFonts w:ascii="Arial" w:hAnsi="Arial" w:cs="Arial"/>
          <w:color w:val="000000" w:themeColor="text1"/>
          <w:lang w:val="en-US"/>
        </w:rPr>
      </w:pPr>
      <w:r>
        <w:rPr>
          <w:rFonts w:ascii="Arial" w:hAnsi="Arial" w:cs="Arial"/>
          <w:color w:val="000000" w:themeColor="text1"/>
          <w:lang w:val="en-US"/>
        </w:rPr>
        <w:t xml:space="preserve">Novel </w:t>
      </w:r>
      <w:r w:rsidR="009D0BBF">
        <w:rPr>
          <w:rFonts w:ascii="Arial" w:hAnsi="Arial" w:cs="Arial"/>
          <w:color w:val="000000" w:themeColor="text1"/>
          <w:lang w:val="en-US"/>
        </w:rPr>
        <w:t xml:space="preserve">unexpected </w:t>
      </w:r>
      <w:r>
        <w:rPr>
          <w:rFonts w:ascii="Arial" w:hAnsi="Arial" w:cs="Arial"/>
          <w:color w:val="000000" w:themeColor="text1"/>
          <w:lang w:val="en-US"/>
        </w:rPr>
        <w:t xml:space="preserve">item presentation induces a mnemonic enhancement </w:t>
      </w:r>
      <w:r w:rsidR="00D83AF5">
        <w:rPr>
          <w:rFonts w:ascii="Arial" w:hAnsi="Arial" w:cs="Arial"/>
          <w:color w:val="000000" w:themeColor="text1"/>
          <w:lang w:val="en-US"/>
        </w:rPr>
        <w:t>for</w:t>
      </w:r>
      <w:r>
        <w:rPr>
          <w:rFonts w:ascii="Arial" w:hAnsi="Arial" w:cs="Arial"/>
          <w:color w:val="000000" w:themeColor="text1"/>
          <w:lang w:val="en-US"/>
        </w:rPr>
        <w:t xml:space="preserve"> salient items among lists of related items </w:t>
      </w:r>
      <w:del w:id="103" w:author="Peris Yague, Alba" w:date="2021-05-05T16:12:00Z">
        <w:r w:rsidR="00EA16AC" w:rsidDel="00702563">
          <w:rPr>
            <w:rFonts w:ascii="Arial" w:hAnsi="Arial" w:cs="Arial"/>
            <w:color w:val="000000" w:themeColor="text1"/>
            <w:lang w:val="en-US"/>
          </w:rPr>
          <w:delText xml:space="preserve">which is </w:delText>
        </w:r>
        <w:r w:rsidDel="00702563">
          <w:rPr>
            <w:rFonts w:ascii="Arial" w:hAnsi="Arial" w:cs="Arial"/>
            <w:color w:val="000000" w:themeColor="text1"/>
            <w:lang w:val="en-US"/>
          </w:rPr>
          <w:delText xml:space="preserve">known as the Von Restorff effect </w:delText>
        </w:r>
      </w:del>
      <w:r>
        <w:rPr>
          <w:rFonts w:ascii="Arial" w:hAnsi="Arial" w:cs="Arial"/>
          <w:color w:val="000000" w:themeColor="text1"/>
          <w:lang w:val="en-US"/>
        </w:rPr>
        <w:fldChar w:fldCharType="begin" w:fldLock="1"/>
      </w:r>
      <w:r w:rsidR="008737FD">
        <w:rPr>
          <w:rFonts w:ascii="Arial" w:hAnsi="Arial" w:cs="Arial"/>
          <w:color w:val="000000" w:themeColor="text1"/>
          <w:lang w:val="en-US"/>
        </w:rPr>
        <w:instrText>ADDIN CSL_CITATION {"citationItems":[{"id":"ITEM-1","itemData":{"DOI":"https://doi.org/10.1007/BF02409636","author":[{"dropping-particle":"","family":"Restorff","given":"H.","non-dropping-particle":"Von","parse-names":false,"suffix":""}],"container-title":"Psychologische Forschung","id":"ITEM-1","issued":{"date-parts":[["1933"]]},"page":"299–342","title":"Über die Wirkung von Bereichsbildungen im Spurenfeld.","type":"article-journal","volume":"18"},"uris":["http://www.mendeley.com/documents/?uuid=0cb93898-a625-422c-88e9-6a763c9cca5a"]}],"mendeley":{"formattedCitation":"(Von Restorff, 1933)","plainTextFormattedCitation":"(Von Restorff, 1933)","previouslyFormattedCitation":"(Von Restorff, 1933)"},"properties":{"noteIndex":0},"schema":"https://github.com/citation-style-language/schema/raw/master/csl-citation.json"}</w:instrText>
      </w:r>
      <w:r>
        <w:rPr>
          <w:rFonts w:ascii="Arial" w:hAnsi="Arial" w:cs="Arial"/>
          <w:color w:val="000000" w:themeColor="text1"/>
          <w:lang w:val="en-US"/>
        </w:rPr>
        <w:fldChar w:fldCharType="separate"/>
      </w:r>
      <w:r w:rsidRPr="005138AE">
        <w:rPr>
          <w:rFonts w:ascii="Arial" w:hAnsi="Arial" w:cs="Arial"/>
          <w:noProof/>
          <w:color w:val="000000" w:themeColor="text1"/>
          <w:lang w:val="en-US"/>
        </w:rPr>
        <w:t>(Von Restorff, 1933)</w:t>
      </w:r>
      <w:r>
        <w:rPr>
          <w:rFonts w:ascii="Arial" w:hAnsi="Arial" w:cs="Arial"/>
          <w:color w:val="000000" w:themeColor="text1"/>
          <w:lang w:val="en-US"/>
        </w:rPr>
        <w:fldChar w:fldCharType="end"/>
      </w:r>
      <w:ins w:id="104" w:author="Peris Yague, Alba" w:date="2021-05-05T16:13:00Z">
        <w:r w:rsidR="00702563">
          <w:rPr>
            <w:rFonts w:ascii="Arial" w:hAnsi="Arial" w:cs="Arial"/>
            <w:color w:val="000000" w:themeColor="text1"/>
            <w:lang w:val="en-US"/>
          </w:rPr>
          <w:t xml:space="preserve"> and</w:t>
        </w:r>
      </w:ins>
      <w:ins w:id="105" w:author="Peris Yague, Alba" w:date="2021-05-05T17:05:00Z">
        <w:r w:rsidR="00950295">
          <w:rPr>
            <w:rFonts w:ascii="Arial" w:hAnsi="Arial" w:cs="Arial"/>
            <w:color w:val="000000" w:themeColor="text1"/>
            <w:lang w:val="en-US"/>
          </w:rPr>
          <w:t xml:space="preserve"> </w:t>
        </w:r>
      </w:ins>
      <w:del w:id="106" w:author="Peris Yague, Alba" w:date="2021-05-05T16:13:00Z">
        <w:r w:rsidDel="00702563">
          <w:rPr>
            <w:rFonts w:ascii="Arial" w:hAnsi="Arial" w:cs="Arial"/>
            <w:color w:val="000000" w:themeColor="text1"/>
            <w:lang w:val="en-US"/>
          </w:rPr>
          <w:delText>.</w:delText>
        </w:r>
      </w:del>
      <w:del w:id="107" w:author="Peris Yague, Alba" w:date="2021-05-05T16:12:00Z">
        <w:r w:rsidDel="00702563">
          <w:rPr>
            <w:rFonts w:ascii="Arial" w:hAnsi="Arial" w:cs="Arial"/>
            <w:color w:val="000000" w:themeColor="text1"/>
            <w:lang w:val="en-US"/>
          </w:rPr>
          <w:delText xml:space="preserve">  Precisely</w:delText>
        </w:r>
        <w:r w:rsidR="00C055AB" w:rsidDel="00702563">
          <w:rPr>
            <w:rFonts w:ascii="Arial" w:hAnsi="Arial" w:cs="Arial"/>
            <w:color w:val="000000" w:themeColor="text1"/>
            <w:lang w:val="en-US"/>
          </w:rPr>
          <w:delText>,</w:delText>
        </w:r>
        <w:r w:rsidDel="00702563">
          <w:rPr>
            <w:rFonts w:ascii="Arial" w:hAnsi="Arial" w:cs="Arial"/>
            <w:color w:val="000000" w:themeColor="text1"/>
            <w:lang w:val="en-US"/>
          </w:rPr>
          <w:delText xml:space="preserve"> </w:delText>
        </w:r>
      </w:del>
      <w:r>
        <w:rPr>
          <w:rFonts w:ascii="Arial" w:hAnsi="Arial" w:cs="Arial"/>
          <w:color w:val="000000" w:themeColor="text1"/>
          <w:lang w:val="en-US"/>
        </w:rPr>
        <w:t>in the presence of emotionally salient item</w:t>
      </w:r>
      <w:r w:rsidR="002F09DE">
        <w:rPr>
          <w:rFonts w:ascii="Arial" w:hAnsi="Arial" w:cs="Arial"/>
          <w:color w:val="000000" w:themeColor="text1"/>
          <w:lang w:val="en-US"/>
        </w:rPr>
        <w:t>s</w:t>
      </w:r>
      <w:r>
        <w:rPr>
          <w:rFonts w:ascii="Arial" w:hAnsi="Arial" w:cs="Arial"/>
          <w:color w:val="000000" w:themeColor="text1"/>
          <w:lang w:val="en-US"/>
        </w:rPr>
        <w:t xml:space="preserve"> the mnemonic enhancement is often accompanied by an anterograde </w:t>
      </w:r>
      <w:r>
        <w:rPr>
          <w:rFonts w:ascii="Arial" w:hAnsi="Arial" w:cs="Arial"/>
          <w:color w:val="000000" w:themeColor="text1"/>
          <w:lang w:val="en-US"/>
        </w:rPr>
        <w:fldChar w:fldCharType="begin" w:fldLock="1"/>
      </w:r>
      <w:r w:rsidR="00560B52">
        <w:rPr>
          <w:rFonts w:ascii="Arial" w:hAnsi="Arial" w:cs="Arial"/>
          <w:color w:val="000000" w:themeColor="text1"/>
          <w:lang w:val="en-US"/>
        </w:rPr>
        <w:instrText>ADDIN CSL_CITATION {"citationItems":[{"id":"ITEM-1","itemData":{"DOI":"10.2466/pms.1994.78.1.19","ISSN":"00315125","PMID":"8177658","abstract":"Tulving described an effect of retrograde amnesia in a free-recall task of word lists, produced by inserting items having priority in recall. Other authors confirmed the amnesic effect without giving instructions for priority both in recall and in recognition tasks. The effect was explained by Tulving as a premature termination of encoding processes. The similarity between these experiments and the researches aimed at reproducing amnesia by emotional trauma led us to hypothesize that the two phenomena might be due to the same functional mechanisms. We have organized a free-recall task of word lists into which emotional items were inserted. Our aim was to verify whether with these experimental conditions Tulving's results would be reproduced. The obtained data show amnesic effects in free recall; nevertheless, they do not seem to confirm closely the experimental hypothesis. Lastly, changes in primacy and recency effects produced by emotional items are analyzed.","author":[{"dropping-particle":"","family":"Angelini","given":"R.","non-dropping-particle":"","parse-names":false,"suffix":""},{"dropping-particle":"","family":"Capozzoli","given":"F.","non-dropping-particle":"","parse-names":false,"suffix":""},{"dropping-particle":"","family":"Lepore","given":"P.","non-dropping-particle":"","parse-names":false,"suffix":""},{"dropping-particle":"","family":"Grossi","given":"D.","non-dropping-particle":"","parse-names":false,"suffix":""},{"dropping-particle":"","family":"Orsini","given":"A.","non-dropping-particle":"","parse-names":false,"suffix":""}],"container-title":"Perceptual and motor skills","id":"ITEM-1","issue":"1","issued":{"date-parts":[["1994"]]},"page":"19-28","title":"\"Experimental amnesia\" induced by emotional items","type":"article-journal","volume":"78"},"uris":["http://www.mendeley.com/documents/?uuid=837636b5-744e-42cb-8471-f4e638b9b6f4"]}],"mendeley":{"formattedCitation":"(Angelini, Capozzoli, Lepore, Grossi, &amp; Orsini, 1994)","plainTextFormattedCitation":"(Angelini, Capozzoli, Lepore, Grossi, &amp; Orsini, 1994)","previouslyFormattedCitation":"(Angelini, Capozzoli, Lepore, Grossi, &amp; Orsini, 1994)"},"properties":{"noteIndex":0},"schema":"https://github.com/citation-style-language/schema/raw/master/csl-citation.json"}</w:instrText>
      </w:r>
      <w:r>
        <w:rPr>
          <w:rFonts w:ascii="Arial" w:hAnsi="Arial" w:cs="Arial"/>
          <w:color w:val="000000" w:themeColor="text1"/>
          <w:lang w:val="en-US"/>
        </w:rPr>
        <w:fldChar w:fldCharType="separate"/>
      </w:r>
      <w:r w:rsidR="00560B52" w:rsidRPr="00560B52">
        <w:rPr>
          <w:rFonts w:ascii="Arial" w:hAnsi="Arial" w:cs="Arial"/>
          <w:noProof/>
          <w:color w:val="000000" w:themeColor="text1"/>
          <w:lang w:val="en-US"/>
        </w:rPr>
        <w:t>(Angelini, Capozzoli, Lepore, Grossi, &amp; Orsini, 1994)</w:t>
      </w:r>
      <w:r>
        <w:rPr>
          <w:rFonts w:ascii="Arial" w:hAnsi="Arial" w:cs="Arial"/>
          <w:color w:val="000000" w:themeColor="text1"/>
          <w:lang w:val="en-US"/>
        </w:rPr>
        <w:fldChar w:fldCharType="end"/>
      </w:r>
      <w:r>
        <w:rPr>
          <w:rFonts w:ascii="Arial" w:hAnsi="Arial" w:cs="Arial"/>
          <w:color w:val="000000" w:themeColor="text1"/>
          <w:lang w:val="en-US"/>
        </w:rPr>
        <w:t xml:space="preserve"> and retrograde amnesic effect </w:t>
      </w:r>
      <w:r>
        <w:rPr>
          <w:rFonts w:ascii="Arial" w:hAnsi="Arial" w:cs="Arial"/>
          <w:color w:val="000000" w:themeColor="text1"/>
          <w:lang w:val="en-US"/>
        </w:rPr>
        <w:fldChar w:fldCharType="begin" w:fldLock="1"/>
      </w:r>
      <w:r w:rsidR="00BA3B3C">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id":"ITEM-2","itemData":{"author":[{"dropping-particle":"","family":"Tulving","given":"Endel","non-dropping-particle":"","parse-names":false,"suffix":""}],"container-title":"Science","id":"ITEM-2","issued":{"date-parts":[["1968"]]},"title":"Retrograde Amnesia in Free Recall","type":"article-journal","volume":"164"},"uris":["http://www.mendeley.com/documents/?uuid=5f43e7e3-d0ab-4a11-842a-b17be4f3242e"]}],"mendeley":{"formattedCitation":"(B.A. Strange, Hurlemann, &amp; Dolan, 2003; Tulving, 1968)","manualFormatting":"(Strange, Hurlemann, &amp; Dolan, 2003; Tulving, 1968)","plainTextFormattedCitation":"(B.A. Strange, Hurlemann, &amp; Dolan, 2003; Tulving, 1968)","previouslyFormattedCitation":"(B.A. Strange, Hurlemann, &amp; Dolan, 2003; Tulving, 1968)"},"properties":{"noteIndex":0},"schema":"https://github.com/citation-style-language/schema/raw/master/csl-citation.json"}</w:instrText>
      </w:r>
      <w:r>
        <w:rPr>
          <w:rFonts w:ascii="Arial" w:hAnsi="Arial" w:cs="Arial"/>
          <w:color w:val="000000" w:themeColor="text1"/>
          <w:lang w:val="en-US"/>
        </w:rPr>
        <w:fldChar w:fldCharType="separate"/>
      </w:r>
      <w:r w:rsidR="00560B52" w:rsidRPr="00560B52">
        <w:rPr>
          <w:rFonts w:ascii="Arial" w:hAnsi="Arial" w:cs="Arial"/>
          <w:noProof/>
          <w:color w:val="000000" w:themeColor="text1"/>
          <w:lang w:val="en-US"/>
        </w:rPr>
        <w:t>(Strange, Hurlemann, &amp; Dolan, 2003; Tulving, 1968)</w:t>
      </w:r>
      <w:r>
        <w:rPr>
          <w:rFonts w:ascii="Arial" w:hAnsi="Arial" w:cs="Arial"/>
          <w:color w:val="000000" w:themeColor="text1"/>
          <w:lang w:val="en-US"/>
        </w:rPr>
        <w:fldChar w:fldCharType="end"/>
      </w:r>
      <w:r>
        <w:rPr>
          <w:rFonts w:ascii="Arial" w:hAnsi="Arial" w:cs="Arial"/>
          <w:color w:val="000000" w:themeColor="text1"/>
          <w:lang w:val="en-US"/>
        </w:rPr>
        <w:t xml:space="preserve">. Memory enhancement for emotional words has been widely reported </w:t>
      </w:r>
      <w:r>
        <w:rPr>
          <w:rFonts w:ascii="Arial" w:hAnsi="Arial" w:cs="Arial"/>
          <w:color w:val="000000" w:themeColor="text1"/>
          <w:lang w:val="en-US"/>
        </w:rPr>
        <w:fldChar w:fldCharType="begin" w:fldLock="1"/>
      </w:r>
      <w:r w:rsidR="00BA3B3C">
        <w:rPr>
          <w:rFonts w:ascii="Arial" w:hAnsi="Arial" w:cs="Arial"/>
          <w:color w:val="000000" w:themeColor="text1"/>
          <w:lang w:val="en-US"/>
        </w:rPr>
        <w:instrText>ADDIN CSL_CITATION {"citationItems":[{"id":"ITEM-1","itemData":{"DOI":"10.1080/09658211.2015.1059859","ISSN":"14640686","PMID":"27322885","abstract":"Emotional material rarely occurs in isolation; rather it is experienced in the spatial and temporal proximity of less emotional items. Some previous researchers have found that emotional stimuli impair memory for surrounding information, whereas others have reported evidence for memory facilitation. Researchers have not determined which types of emotional items or memory tests produce effects that carry over to surrounding items. Six experiments are reported that measured carryover from emotional words varying in arousal to temporally adjacent neutral words. Taboo, non-taboo emotional, and neutral words were compared using different stimulus onset asynchronies (SOAs), recognition and recall tests, and intentional and incidental memory instructions. Strong emotional memory effects were obtained in all six experiments. However, emotional items influenced memory for temporally adjacent words under limited conditions. Words following taboo words were more poorly remembered than words following neutral words when relatively short SOAs were employed. Words preceding taboo words were affected only when recall tests and relatively short retention intervals were used. These results suggest that increased attention to the emotional items sometimes produces emotional carryover effects; however, retrieval processes also contribute to retrograde amnesia and may extend the conditions under which anterograde amnesia is observed.","author":[{"dropping-particle":"","family":"Schmidt","given":"Stephen R.","non-dropping-particle":"","parse-names":false,"suffix":""},{"dropping-particle":"","family":"Schmidt","given":"Constance R.","non-dropping-particle":"","parse-names":false,"suffix":""}],"container-title":"Memory","id":"ITEM-1","issue":"7","issued":{"date-parts":[["2016"]]},"page":"916-938","title":"The emotional carryover effect in memory for words","type":"article-journal","volume":"24"},"uris":["http://www.mendeley.com/documents/?uuid=b7e7b9ed-e328-42b6-9654-0a23322ba7c6"]},{"id":"ITEM-2","itemData":{"DOI":"10.1073/pnas.1635116100","ISSN":"00278424","abstract":"The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America","id":"ITEM-2","issue":"23","issued":{"date-parts":[["2003"]]},"page":"13626-13631","title":"An emotion-induced retrograde amnesia in humans is amygdala- and β-adrenergic-dependent","type":"article-journal","volume":"100"},"uris":["http://www.mendeley.com/documents/?uuid=d6435f94-11ec-4a87-9beb-282b33dbacdb"]}],"mendeley":{"formattedCitation":"(Schmidt &amp; Schmidt, 2016; B.A. Strange et al., 2003)","manualFormatting":"(Schmidt &amp; Schmidt, 2016; Strange et al., 2003)","plainTextFormattedCitation":"(Schmidt &amp; Schmidt, 2016; B.A. Strange et al., 2003)","previouslyFormattedCitation":"(Schmidt &amp; Schmidt, 2016; B.A. Strange et al., 2003)"},"properties":{"noteIndex":0},"schema":"https://github.com/citation-style-language/schema/raw/master/csl-citation.json"}</w:instrText>
      </w:r>
      <w:r>
        <w:rPr>
          <w:rFonts w:ascii="Arial" w:hAnsi="Arial" w:cs="Arial"/>
          <w:color w:val="000000" w:themeColor="text1"/>
          <w:lang w:val="en-US"/>
        </w:rPr>
        <w:fldChar w:fldCharType="separate"/>
      </w:r>
      <w:r w:rsidR="00560B52" w:rsidRPr="00560B52">
        <w:rPr>
          <w:rFonts w:ascii="Arial" w:hAnsi="Arial" w:cs="Arial"/>
          <w:noProof/>
          <w:color w:val="000000" w:themeColor="text1"/>
          <w:lang w:val="en-US"/>
        </w:rPr>
        <w:t>(Schmidt &amp; Schmidt, 2016; Strange et al., 2003)</w:t>
      </w:r>
      <w:r>
        <w:rPr>
          <w:rFonts w:ascii="Arial" w:hAnsi="Arial" w:cs="Arial"/>
          <w:color w:val="000000" w:themeColor="text1"/>
          <w:lang w:val="en-US"/>
        </w:rPr>
        <w:fldChar w:fldCharType="end"/>
      </w:r>
      <w:r>
        <w:rPr>
          <w:rFonts w:ascii="Arial" w:hAnsi="Arial" w:cs="Arial"/>
          <w:color w:val="000000" w:themeColor="text1"/>
          <w:lang w:val="en-US"/>
        </w:rPr>
        <w:t xml:space="preserve"> </w:t>
      </w:r>
      <w:r w:rsidR="000B1AB5">
        <w:rPr>
          <w:rFonts w:ascii="Arial" w:hAnsi="Arial" w:cs="Arial"/>
          <w:color w:val="000000" w:themeColor="text1"/>
          <w:lang w:val="en-US"/>
        </w:rPr>
        <w:t>h</w:t>
      </w:r>
      <w:r>
        <w:rPr>
          <w:rFonts w:ascii="Arial" w:hAnsi="Arial" w:cs="Arial"/>
          <w:color w:val="000000" w:themeColor="text1"/>
          <w:lang w:val="en-US"/>
        </w:rPr>
        <w:t>owever there have been mixed findings regarding the mnemonic effects on the words preceding and following the oddballs</w:t>
      </w:r>
      <w:r w:rsidR="00084C86">
        <w:rPr>
          <w:rFonts w:ascii="Arial" w:hAnsi="Arial" w:cs="Arial"/>
          <w:color w:val="000000" w:themeColor="text1"/>
          <w:lang w:val="en-US"/>
        </w:rPr>
        <w:t xml:space="preserve"> which are</w:t>
      </w:r>
      <w:r>
        <w:rPr>
          <w:rFonts w:ascii="Arial" w:hAnsi="Arial" w:cs="Arial"/>
          <w:color w:val="000000" w:themeColor="text1"/>
          <w:lang w:val="en-US"/>
        </w:rPr>
        <w:t xml:space="preserve"> modulated by </w:t>
      </w:r>
      <w:r w:rsidR="00DF3903">
        <w:rPr>
          <w:rFonts w:ascii="Arial" w:hAnsi="Arial" w:cs="Arial"/>
          <w:color w:val="000000" w:themeColor="text1"/>
          <w:lang w:val="en-US"/>
        </w:rPr>
        <w:t>stimulus onset asynchrony (</w:t>
      </w:r>
      <w:r>
        <w:rPr>
          <w:rFonts w:ascii="Arial" w:hAnsi="Arial" w:cs="Arial"/>
          <w:color w:val="000000" w:themeColor="text1"/>
          <w:lang w:val="en-US"/>
        </w:rPr>
        <w:t>SOA</w:t>
      </w:r>
      <w:r w:rsidR="00DF3903">
        <w:rPr>
          <w:rFonts w:ascii="Arial" w:hAnsi="Arial" w:cs="Arial"/>
          <w:color w:val="000000" w:themeColor="text1"/>
          <w:lang w:val="en-US"/>
        </w:rPr>
        <w:t>)</w:t>
      </w:r>
      <w:r>
        <w:rPr>
          <w:rFonts w:ascii="Arial" w:hAnsi="Arial" w:cs="Arial"/>
          <w:color w:val="000000" w:themeColor="text1"/>
          <w:lang w:val="en-US"/>
        </w:rPr>
        <w:t xml:space="preserve">, retention intervals and arousal characteristics of the items </w:t>
      </w:r>
      <w:r>
        <w:rPr>
          <w:rFonts w:ascii="Arial" w:hAnsi="Arial" w:cs="Arial"/>
          <w:color w:val="000000" w:themeColor="text1"/>
          <w:lang w:val="en-US"/>
        </w:rPr>
        <w:fldChar w:fldCharType="begin" w:fldLock="1"/>
      </w:r>
      <w:r w:rsidR="00560B52">
        <w:rPr>
          <w:rFonts w:ascii="Arial" w:hAnsi="Arial" w:cs="Arial"/>
          <w:color w:val="000000" w:themeColor="text1"/>
          <w:lang w:val="en-US"/>
        </w:rPr>
        <w:instrText>ADDIN CSL_CITATION {"citationItems":[{"id":"ITEM-1","itemData":{"DOI":"10.1080/09658211.2015.1059859","ISSN":"14640686","PMID":"27322885","abstract":"Emotional material rarely occurs in isolation; rather it is experienced in the spatial and temporal proximity of less emotional items. Some previous researchers have found that emotional stimuli impair memory for surrounding information, whereas others have reported evidence for memory facilitation. Researchers have not determined which types of emotional items or memory tests produce effects that carry over to surrounding items. Six experiments are reported that measured carryover from emotional words varying in arousal to temporally adjacent neutral words. Taboo, non-taboo emotional, and neutral words were compared using different stimulus onset asynchronies (SOAs), recognition and recall tests, and intentional and incidental memory instructions. Strong emotional memory effects were obtained in all six experiments. However, emotional items influenced memory for temporally adjacent words under limited conditions. Words following taboo words were more poorly remembered than words following neutral words when relatively short SOAs were employed. Words preceding taboo words were affected only when recall tests and relatively short retention intervals were used. These results suggest that increased attention to the emotional items sometimes produces emotional carryover effects; however, retrieval processes also contribute to retrograde amnesia and may extend the conditions under which anterograde amnesia is observed.","author":[{"dropping-particle":"","family":"Schmidt","given":"Stephen R.","non-dropping-particle":"","parse-names":false,"suffix":""},{"dropping-particle":"","family":"Schmidt","given":"Constance R.","non-dropping-particle":"","parse-names":false,"suffix":""}],"container-title":"Memory","id":"ITEM-1","issue":"7","issued":{"date-parts":[["2016"]]},"page":"916-938","title":"The emotional carryover effect in memory for words","type":"article-journal","volume":"24"},"uris":["http://www.mendeley.com/documents/?uuid=b7e7b9ed-e328-42b6-9654-0a23322ba7c6"]},{"id":"ITEM-2","itemData":{"DOI":"10.1177/1745691611400234","ISSN":"17456916","PMID":"21660127","abstract":"Our everyday surroundings besiege us with information. The battle is for a share of our limited attention and memory, with the brain selecting the winners and discarding the losers. Previous research shows that both bottom-up and top-down factors bias competition in favor of high priority stimuli. We propose that arousal during an event increases this bias both in perception and in long-term memory of the event. Arousal-biased competition theory provides specific predictions about when arousal will enhance memory for events and when it will impair it, which accounts for some puzzling contradictions in the emotional memory literature. © The Author(s) 2011.","author":[{"dropping-particle":"","family":"Mather","given":"Mara","non-dropping-particle":"","parse-names":false,"suffix":""},{"dropping-particle":"","family":"Sutherland","given":"Matthew R.","non-dropping-particle":"","parse-names":false,"suffix":""}],"container-title":"Perspectives on Psychological Science","id":"ITEM-2","issue":"2","issued":{"date-parts":[["2011"]]},"page":"114-133","title":"Arousal-biased competition in perception and memory","type":"article-journal","volume":"6"},"uris":["http://www.mendeley.com/documents/?uuid=4086b6e7-6904-42e5-87c5-c993693bee96"]}],"mendeley":{"formattedCitation":"(Mather &amp; Sutherland, 2011; Schmidt &amp; Schmidt, 2016)","plainTextFormattedCitation":"(Mather &amp; Sutherland, 2011; Schmidt &amp; Schmidt, 2016)","previouslyFormattedCitation":"(Mather &amp; Sutherland, 2011; Schmidt &amp; Schmidt, 2016)"},"properties":{"noteIndex":0},"schema":"https://github.com/citation-style-language/schema/raw/master/csl-citation.json"}</w:instrText>
      </w:r>
      <w:r>
        <w:rPr>
          <w:rFonts w:ascii="Arial" w:hAnsi="Arial" w:cs="Arial"/>
          <w:color w:val="000000" w:themeColor="text1"/>
          <w:lang w:val="en-US"/>
        </w:rPr>
        <w:fldChar w:fldCharType="separate"/>
      </w:r>
      <w:r w:rsidR="00560B52" w:rsidRPr="00560B52">
        <w:rPr>
          <w:rFonts w:ascii="Arial" w:hAnsi="Arial" w:cs="Arial"/>
          <w:noProof/>
          <w:color w:val="000000" w:themeColor="text1"/>
          <w:lang w:val="en-US"/>
        </w:rPr>
        <w:t>(Mather &amp; Sutherland, 2011; Schmidt &amp; Schmidt, 2016)</w:t>
      </w:r>
      <w:r>
        <w:rPr>
          <w:rFonts w:ascii="Arial" w:hAnsi="Arial" w:cs="Arial"/>
          <w:color w:val="000000" w:themeColor="text1"/>
          <w:lang w:val="en-US"/>
        </w:rPr>
        <w:fldChar w:fldCharType="end"/>
      </w:r>
      <w:r>
        <w:rPr>
          <w:rFonts w:ascii="Arial" w:hAnsi="Arial" w:cs="Arial"/>
          <w:color w:val="000000" w:themeColor="text1"/>
          <w:lang w:val="en-US"/>
        </w:rPr>
        <w:t xml:space="preserve">. </w:t>
      </w:r>
    </w:p>
    <w:p w14:paraId="66B273C6" w14:textId="6C79015A" w:rsidR="00915FD1" w:rsidRDefault="00B4483D" w:rsidP="00B4483D">
      <w:pPr>
        <w:spacing w:line="480" w:lineRule="auto"/>
        <w:ind w:firstLine="360"/>
        <w:jc w:val="both"/>
        <w:rPr>
          <w:rFonts w:ascii="Arial" w:hAnsi="Arial" w:cs="Arial"/>
          <w:color w:val="000000" w:themeColor="text1"/>
          <w:lang w:val="en-US"/>
        </w:rPr>
      </w:pPr>
      <w:r>
        <w:rPr>
          <w:rFonts w:ascii="Arial" w:hAnsi="Arial" w:cs="Arial"/>
          <w:color w:val="000000" w:themeColor="text1"/>
          <w:lang w:val="en-US"/>
        </w:rPr>
        <w:t>The presentation of salient items at encoding lead</w:t>
      </w:r>
      <w:r w:rsidR="0068345D">
        <w:rPr>
          <w:rFonts w:ascii="Arial" w:hAnsi="Arial" w:cs="Arial"/>
          <w:color w:val="000000" w:themeColor="text1"/>
          <w:lang w:val="en-US"/>
        </w:rPr>
        <w:t>s</w:t>
      </w:r>
      <w:r>
        <w:rPr>
          <w:rFonts w:ascii="Arial" w:hAnsi="Arial" w:cs="Arial"/>
          <w:color w:val="000000" w:themeColor="text1"/>
          <w:lang w:val="en-US"/>
        </w:rPr>
        <w:t xml:space="preserve"> to increased arousal and attention to these items via amygdala-frontoparietal interactions </w:t>
      </w:r>
      <w:r>
        <w:rPr>
          <w:rFonts w:ascii="Arial" w:hAnsi="Arial" w:cs="Arial"/>
          <w:color w:val="000000" w:themeColor="text1"/>
          <w:lang w:val="en-US"/>
        </w:rPr>
        <w:fldChar w:fldCharType="begin" w:fldLock="1"/>
      </w:r>
      <w:r w:rsidR="00560B52">
        <w:rPr>
          <w:rFonts w:ascii="Arial" w:hAnsi="Arial" w:cs="Arial"/>
          <w:color w:val="000000" w:themeColor="text1"/>
          <w:lang w:val="en-US"/>
        </w:rPr>
        <w:instrText>ADDIN CSL_CITATION {"citationItems":[{"id":"ITEM-1","itemData":{"DOI":"10.1177/1745691611400234","ISSN":"17456916","PMID":"21660127","abstract":"Our everyday surroundings besiege us with information. The battle is for a share of our limited attention and memory, with the brain selecting the winners and discarding the losers. Previous research shows that both bottom-up and top-down factors bias competition in favor of high priority stimuli. We propose that arousal during an event increases this bias both in perception and in long-term memory of the event. Arousal-biased competition theory provides specific predictions about when arousal will enhance memory for events and when it will impair it, which accounts for some puzzling contradictions in the emotional memory literature. © The Author(s) 2011.","author":[{"dropping-particle":"","family":"Mather","given":"Mara","non-dropping-particle":"","parse-names":false,"suffix":""},{"dropping-particle":"","family":"Sutherland","given":"Matthew R.","non-dropping-particle":"","parse-names":false,"suffix":""}],"container-title":"Perspectives on Psychological Science","id":"ITEM-1","issue":"2","issued":{"date-parts":[["2011"]]},"page":"114-133","title":"Arousal-biased competition in perception and memory","type":"article-journal","volume":"6"},"uris":["http://www.mendeley.com/documents/?uuid=4086b6e7-6904-42e5-87c5-c993693bee96"]}],"mendeley":{"formattedCitation":"(Mather &amp; Sutherland, 2011)","plainTextFormattedCitation":"(Mather &amp; Sutherland, 2011)","previouslyFormattedCitation":"(Mather &amp; Sutherland, 2011)"},"properties":{"noteIndex":0},"schema":"https://github.com/citation-style-language/schema/raw/master/csl-citation.json"}</w:instrText>
      </w:r>
      <w:r>
        <w:rPr>
          <w:rFonts w:ascii="Arial" w:hAnsi="Arial" w:cs="Arial"/>
          <w:color w:val="000000" w:themeColor="text1"/>
          <w:lang w:val="en-US"/>
        </w:rPr>
        <w:fldChar w:fldCharType="separate"/>
      </w:r>
      <w:r w:rsidR="00560B52" w:rsidRPr="00560B52">
        <w:rPr>
          <w:rFonts w:ascii="Arial" w:hAnsi="Arial" w:cs="Arial"/>
          <w:noProof/>
          <w:color w:val="000000" w:themeColor="text1"/>
          <w:lang w:val="en-US"/>
        </w:rPr>
        <w:t>(Mather &amp; Sutherland, 2011)</w:t>
      </w:r>
      <w:r>
        <w:rPr>
          <w:rFonts w:ascii="Arial" w:hAnsi="Arial" w:cs="Arial"/>
          <w:color w:val="000000" w:themeColor="text1"/>
          <w:lang w:val="en-US"/>
        </w:rPr>
        <w:fldChar w:fldCharType="end"/>
      </w:r>
      <w:r w:rsidR="0068345D">
        <w:rPr>
          <w:rFonts w:ascii="Arial" w:hAnsi="Arial" w:cs="Arial"/>
          <w:color w:val="000000" w:themeColor="text1"/>
          <w:lang w:val="en-US"/>
        </w:rPr>
        <w:t xml:space="preserve"> and enhanced memory of emotional items via amygdala-hippocampal coupling via the</w:t>
      </w:r>
      <w:r w:rsidR="002E4058">
        <w:rPr>
          <w:rFonts w:ascii="Arial" w:hAnsi="Arial" w:cs="Arial"/>
          <w:color w:val="000000" w:themeColor="text1"/>
          <w:lang w:val="en-US"/>
        </w:rPr>
        <w:t xml:space="preserve"> noradrenergic system</w:t>
      </w:r>
      <w:r w:rsidR="0068345D">
        <w:rPr>
          <w:rFonts w:ascii="Arial" w:hAnsi="Arial" w:cs="Arial"/>
          <w:color w:val="000000" w:themeColor="text1"/>
          <w:lang w:val="en-US"/>
        </w:rPr>
        <w:t xml:space="preserve"> </w:t>
      </w:r>
      <w:r w:rsidR="0068345D">
        <w:rPr>
          <w:rFonts w:ascii="Arial" w:eastAsiaTheme="minorEastAsia" w:hAnsi="Arial" w:cs="Arial"/>
          <w:color w:val="000000" w:themeColor="text1"/>
          <w:lang w:val="en-US"/>
        </w:rPr>
        <w:fldChar w:fldCharType="begin" w:fldLock="1"/>
      </w:r>
      <w:r w:rsidR="00BA3B3C">
        <w:rPr>
          <w:rFonts w:ascii="Arial" w:eastAsiaTheme="minorEastAsia" w:hAnsi="Arial" w:cs="Arial"/>
          <w:color w:val="000000" w:themeColor="text1"/>
          <w:lang w:val="en-US"/>
        </w:rPr>
        <w:instrText>ADDIN CSL_CITATION {"citationItems":[{"id":"ITEM-1","itemData":{"DOI":"10.1073/pnas.0404282101","ISSN":"00278424","PMID":"15269349","abstract":"Human emotional experience is typically associated with enhanced episodic memory. We have used functional magnetic resonance imaging to demonstrate that successful encoding of emotional, compared to neutral, verbal stimuli evokes increased human amygdala responses. Items that evoke amygdala activation at encoding evoke greater hippocampal responses at retrieval compared to neutral items. Administration of the β-adrenergic antagonist propranolol at encoding abolishes the enhanced amygdala encoding and hippocampal retrieval effects, despite propranolol being no longer present at retrieval. Thus, memory-related amygdala responses at encoding and hippocampal responses at recognition for emotional items depend on β-adrenergic engagement at encoding. Our results suggest that human emotional memory is associated with a β-adrenergic-dependent modulation of amygdala-hippocampal interactions.","author":[{"dropping-particle":"","family":"Strange","given":"B. A.","non-dropping-particle":"","parse-names":false,"suffix":""},{"dropping-particle":"","family":"Dolan","given":"R. J.","non-dropping-particle":"","parse-names":false,"suffix":""}],"container-title":"Proceedings of the National Academy of Sciences of the United States of America","id":"ITEM-1","issue":"31","issued":{"date-parts":[["2004"]]},"page":"11454-11458","title":"β-Adrenergic modulation of emotional memory-evoked human amygdala and hippocampal responses","type":"article-journal","volume":"101"},"uris":["http://www.mendeley.com/documents/?uuid=b024f8da-4417-4502-ad6b-45b9755d9dc9"]},{"id":"ITEM-2","itemData":{"DOI":"10.1038/nn1190","ISSN":"10976256","PMID":"14758364","abstract":"We have studied patients with variable degrees of left hippocampal and amygdala pathology who performed a verbal encoding task during functional magnetic resonance imaging (fMRI) to assess the impact of pathology on emotional-memory performance and encoding-evoked activity. The severity of left hippocampal pathology predicted memory performance for neutral and emotional items alike, whereas the severity of amygdala pathology predicted memory performance for emotional items alone. Encoding-related hippocampal activity for successfully remembered emotional items correlated with the degree of left amygdala pathology. Conversely, amygdala-evoked activity with respect to subsequently remembered emotional items correlated with the degree of left hippocampal pathology. Our data indicate a reciprocal dependence between amygdala and hippocampus during the encoding of emotional memories.","author":[{"dropping-particle":"","family":"Richardson","given":"Mark P.","non-dropping-particle":"","parse-names":false,"suffix":""},{"dropping-particle":"","family":"Strange","given":"Bryan A.","non-dropping-particle":"","parse-names":false,"suffix":""},{"dropping-particle":"","family":"Dolan","given":"Raymond J.","non-dropping-particle":"","parse-names":false,"suffix":""}],"container-title":"Nature Neuroscience","id":"ITEM-2","issue":"3","issued":{"date-parts":[["2004"]]},"page":"278-285","title":"Encoding of emotional memories depends on amygdala and hippocampus and their interactions","type":"article-journal","volume":"7"},"uris":["http://www.mendeley.com/documents/?uuid=344819cf-a400-4913-8e6c-67b7dfd5bcb8"]}],"mendeley":{"formattedCitation":"(Richardson, Strange, &amp; Dolan, 2004; B. A. Strange &amp; Dolan, 2004)","manualFormatting":"(Richardson, Strange, &amp; Dolan, 2004; Strange &amp; Dolan, 2004)","plainTextFormattedCitation":"(Richardson, Strange, &amp; Dolan, 2004; B. A. Strange &amp; Dolan, 2004)","previouslyFormattedCitation":"(Richardson, Strange, &amp; Dolan, 2004; B. A. Strange &amp; Dolan, 2004)"},"properties":{"noteIndex":0},"schema":"https://github.com/citation-style-language/schema/raw/master/csl-citation.json"}</w:instrText>
      </w:r>
      <w:r w:rsidR="0068345D">
        <w:rPr>
          <w:rFonts w:ascii="Arial" w:eastAsiaTheme="minorEastAsia" w:hAnsi="Arial" w:cs="Arial"/>
          <w:color w:val="000000" w:themeColor="text1"/>
          <w:lang w:val="en-US"/>
        </w:rPr>
        <w:fldChar w:fldCharType="separate"/>
      </w:r>
      <w:r w:rsidR="00560B52" w:rsidRPr="00560B52">
        <w:rPr>
          <w:rFonts w:ascii="Arial" w:eastAsiaTheme="minorEastAsia" w:hAnsi="Arial" w:cs="Arial"/>
          <w:noProof/>
          <w:color w:val="000000" w:themeColor="text1"/>
          <w:lang w:val="en-US"/>
        </w:rPr>
        <w:t>(Richardson, Strange, &amp; Dolan, 2004; Strange &amp; Dolan, 2004)</w:t>
      </w:r>
      <w:r w:rsidR="0068345D">
        <w:rPr>
          <w:rFonts w:ascii="Arial" w:eastAsiaTheme="minorEastAsia" w:hAnsi="Arial" w:cs="Arial"/>
          <w:color w:val="000000" w:themeColor="text1"/>
          <w:lang w:val="en-US"/>
        </w:rPr>
        <w:fldChar w:fldCharType="end"/>
      </w:r>
      <w:r w:rsidR="0068345D">
        <w:rPr>
          <w:rFonts w:ascii="Arial" w:hAnsi="Arial" w:cs="Arial"/>
          <w:color w:val="000000" w:themeColor="text1"/>
          <w:lang w:val="en-US"/>
        </w:rPr>
        <w:t xml:space="preserve"> shortly after encoding.</w:t>
      </w:r>
      <w:r w:rsidR="002E4058">
        <w:rPr>
          <w:rFonts w:ascii="Arial" w:hAnsi="Arial" w:cs="Arial"/>
          <w:color w:val="000000" w:themeColor="text1"/>
          <w:lang w:val="en-US"/>
        </w:rPr>
        <w:t xml:space="preserve"> </w:t>
      </w:r>
      <w:r w:rsidR="0068345D">
        <w:rPr>
          <w:rFonts w:ascii="Arial" w:hAnsi="Arial" w:cs="Arial"/>
          <w:color w:val="000000" w:themeColor="text1"/>
          <w:lang w:val="en-US"/>
        </w:rPr>
        <w:t xml:space="preserve"> </w:t>
      </w:r>
      <w:del w:id="108" w:author="Peris Yague, Alba" w:date="2021-05-05T16:13:00Z">
        <w:r w:rsidR="00915FD1" w:rsidDel="00702563">
          <w:rPr>
            <w:rFonts w:ascii="Arial" w:hAnsi="Arial" w:cs="Arial"/>
            <w:color w:val="000000" w:themeColor="text1"/>
            <w:lang w:val="en-US"/>
          </w:rPr>
          <w:delText xml:space="preserve">This memory enhancement often comes at the cost of </w:delText>
        </w:r>
        <w:r w:rsidR="002E4058" w:rsidDel="00702563">
          <w:rPr>
            <w:rFonts w:ascii="Arial" w:hAnsi="Arial" w:cs="Arial"/>
            <w:color w:val="000000" w:themeColor="text1"/>
            <w:lang w:val="en-US"/>
          </w:rPr>
          <w:delText>reduced</w:delText>
        </w:r>
        <w:r w:rsidR="00915FD1" w:rsidDel="00702563">
          <w:rPr>
            <w:rFonts w:ascii="Arial" w:hAnsi="Arial" w:cs="Arial"/>
            <w:color w:val="000000" w:themeColor="text1"/>
            <w:lang w:val="en-US"/>
          </w:rPr>
          <w:delText xml:space="preserve"> memory for surrounding items that are not as relevant as the target </w:delText>
        </w:r>
        <w:r w:rsidR="00915FD1" w:rsidDel="00702563">
          <w:rPr>
            <w:rFonts w:ascii="Arial" w:hAnsi="Arial" w:cs="Arial"/>
            <w:color w:val="000000" w:themeColor="text1"/>
            <w:lang w:val="en-US"/>
          </w:rPr>
          <w:fldChar w:fldCharType="begin" w:fldLock="1"/>
        </w:r>
        <w:r w:rsidR="00915FD1" w:rsidDel="00702563">
          <w:rPr>
            <w:rFonts w:ascii="Arial" w:hAnsi="Arial" w:cs="Arial"/>
            <w:color w:val="000000" w:themeColor="text1"/>
            <w:lang w:val="en-US"/>
          </w:rPr>
          <w:delInstrText>ADDIN CSL_CITATION {"citationItems":[{"id":"ITEM-1","itemData":{"DOI":"10.1177/1745691611400234","ISSN":"17456916","PMID":"21660127","abstract":"Our everyday surroundings besiege us with information. The battle is for a share of our limited attention and memory, with the brain selecting the winners and discarding the losers. Previous research shows that both bottom-up and top-down factors bias competition in favor of high priority stimuli. We propose that arousal during an event increases this bias both in perception and in long-term memory of the event. Arousal-biased competition theory provides specific predictions about when arousal will enhance memory for events and when it will impair it, which accounts for some puzzling contradictions in the emotional memory literature. © The Author(s) 2011.","author":[{"dropping-particle":"","family":"Mather","given":"Mara","non-dropping-particle":"","parse-names":false,"suffix":""},{"dropping-particle":"","family":"Sutherland","given":"Matthew R.","non-dropping-particle":"","parse-names":false,"suffix":""}],"container-title":"Perspectives on Psychological Science","id":"ITEM-1","issue":"2","issued":{"date-parts":[["2011"]]},"page":"114-133","title":"Arousal-biased competition in perception and memory","type":"article-journal","volume":"6"},"uris":["http://www.mendeley.com/documents/?uuid=4086b6e7-6904-42e5-87c5-c993693bee96"]},{"id":"ITEM-2","itemData":{"DOI":"10.1073/pnas.1635116100","ISSN":"00278424","abstract":"The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America","id":"ITEM-2","issue":"23","issued":{"date-parts":[["2003"]]},"page":"13626-13631","title":"An emotion-induced retrograde amnesia in humans is amygdala- and β-adrenergic-dependent","type":"article-journal","volume":"100"},"uris":["http://www.mendeley.com/documents/?uuid=d6435f94-11ec-4a87-9beb-282b33dbacdb"]}],"mendeley":{"formattedCitation":"(Mather and Sutherland, 2011; Strange et al., 2003)","plainTextFormattedCitation":"(Mather and Sutherland, 2011; Strange et al., 2003)","previouslyFormattedCitation":"(Mather and Sutherland, 2011; Strange et al., 2003)"},"properties":{"noteIndex":0},"schema":"https://github.com/citation-style-language/schema/raw/master/csl-citation.json"}</w:delInstrText>
        </w:r>
        <w:r w:rsidR="00915FD1" w:rsidDel="00702563">
          <w:rPr>
            <w:rFonts w:ascii="Arial" w:hAnsi="Arial" w:cs="Arial"/>
            <w:color w:val="000000" w:themeColor="text1"/>
            <w:lang w:val="en-US"/>
          </w:rPr>
          <w:fldChar w:fldCharType="separate"/>
        </w:r>
        <w:r w:rsidR="00915FD1" w:rsidRPr="00990AC6" w:rsidDel="00702563">
          <w:rPr>
            <w:rFonts w:ascii="Arial" w:hAnsi="Arial" w:cs="Arial"/>
            <w:noProof/>
            <w:color w:val="000000" w:themeColor="text1"/>
            <w:lang w:val="en-US"/>
          </w:rPr>
          <w:delText>(Mather and Sutherland, 2011; Strange et al., 2003)</w:delText>
        </w:r>
        <w:r w:rsidR="00915FD1" w:rsidDel="00702563">
          <w:rPr>
            <w:rFonts w:ascii="Arial" w:hAnsi="Arial" w:cs="Arial"/>
            <w:color w:val="000000" w:themeColor="text1"/>
            <w:lang w:val="en-US"/>
          </w:rPr>
          <w:fldChar w:fldCharType="end"/>
        </w:r>
        <w:r w:rsidR="00915FD1" w:rsidDel="00702563">
          <w:rPr>
            <w:rFonts w:ascii="Arial" w:hAnsi="Arial" w:cs="Arial"/>
            <w:color w:val="000000" w:themeColor="text1"/>
            <w:lang w:val="en-US"/>
          </w:rPr>
          <w:delText>, therefore, providing a framework by which arousal could explain the amnesic effects in oddball paradigms</w:delText>
        </w:r>
        <w:r w:rsidR="00B379AF" w:rsidDel="00702563">
          <w:rPr>
            <w:rFonts w:ascii="Arial" w:hAnsi="Arial" w:cs="Arial"/>
            <w:color w:val="000000" w:themeColor="text1"/>
            <w:lang w:val="en-US"/>
          </w:rPr>
          <w:delText>,</w:delText>
        </w:r>
        <w:r w:rsidR="00915FD1" w:rsidDel="00702563">
          <w:rPr>
            <w:rFonts w:ascii="Arial" w:hAnsi="Arial" w:cs="Arial"/>
            <w:color w:val="000000" w:themeColor="text1"/>
            <w:lang w:val="en-US"/>
          </w:rPr>
          <w:delText xml:space="preserve"> </w:delText>
        </w:r>
        <w:r w:rsidR="00B379AF" w:rsidDel="00702563">
          <w:rPr>
            <w:rFonts w:ascii="Arial" w:hAnsi="Arial" w:cs="Arial"/>
            <w:color w:val="000000" w:themeColor="text1"/>
            <w:lang w:val="en-US"/>
          </w:rPr>
          <w:delText>for</w:delText>
        </w:r>
        <w:r w:rsidR="00915FD1" w:rsidDel="00702563">
          <w:rPr>
            <w:rFonts w:ascii="Arial" w:hAnsi="Arial" w:cs="Arial"/>
            <w:color w:val="000000" w:themeColor="text1"/>
            <w:lang w:val="en-US"/>
          </w:rPr>
          <w:delText xml:space="preserve"> items surrounding the oddball. </w:delText>
        </w:r>
      </w:del>
      <w:r w:rsidR="004D4281">
        <w:rPr>
          <w:rFonts w:ascii="Arial" w:hAnsi="Arial" w:cs="Arial"/>
          <w:color w:val="000000" w:themeColor="text1"/>
          <w:lang w:val="en-US"/>
        </w:rPr>
        <w:t>N</w:t>
      </w:r>
      <w:r w:rsidR="00915FD1">
        <w:rPr>
          <w:rFonts w:ascii="Arial" w:hAnsi="Arial" w:cs="Arial"/>
          <w:color w:val="000000" w:themeColor="text1"/>
          <w:lang w:val="en-US"/>
        </w:rPr>
        <w:t>eurobiological approaches to explain the retrograde amnesic effects</w:t>
      </w:r>
      <w:r w:rsidR="00CA3998">
        <w:rPr>
          <w:rFonts w:ascii="Arial" w:hAnsi="Arial" w:cs="Arial"/>
          <w:color w:val="000000" w:themeColor="text1"/>
          <w:lang w:val="en-US"/>
        </w:rPr>
        <w:t xml:space="preserve"> using pharmacological manipulations</w:t>
      </w:r>
      <w:r w:rsidR="00915FD1">
        <w:rPr>
          <w:rFonts w:ascii="Arial" w:hAnsi="Arial" w:cs="Arial"/>
          <w:color w:val="000000" w:themeColor="text1"/>
          <w:lang w:val="en-US"/>
        </w:rPr>
        <w:t xml:space="preserve"> have centered around arousal, valence and the noradrenergic system</w:t>
      </w:r>
      <w:r w:rsidR="00C055AB">
        <w:rPr>
          <w:rFonts w:ascii="Arial" w:hAnsi="Arial" w:cs="Arial"/>
          <w:color w:val="000000" w:themeColor="text1"/>
          <w:lang w:val="en-US"/>
        </w:rPr>
        <w:t xml:space="preserve"> as t</w:t>
      </w:r>
      <w:r w:rsidR="00915FD1">
        <w:rPr>
          <w:rFonts w:ascii="Arial" w:hAnsi="Arial" w:cs="Arial"/>
          <w:color w:val="000000" w:themeColor="text1"/>
          <w:lang w:val="en-US"/>
        </w:rPr>
        <w:t xml:space="preserve">his effect is modulated by noradrenaline, specifically, it appears absent upon administration of a </w:t>
      </w:r>
      <m:oMath>
        <m:r>
          <w:rPr>
            <w:rFonts w:ascii="Cambria Math" w:hAnsi="Cambria Math" w:cs="Arial"/>
            <w:color w:val="000000" w:themeColor="text1"/>
            <w:lang w:val="en-US"/>
          </w:rPr>
          <m:t>β</m:t>
        </m:r>
      </m:oMath>
      <w:r w:rsidR="00915FD1">
        <w:rPr>
          <w:rFonts w:ascii="Arial" w:eastAsiaTheme="minorEastAsia" w:hAnsi="Arial" w:cs="Arial"/>
          <w:color w:val="000000" w:themeColor="text1"/>
          <w:lang w:val="en-US"/>
        </w:rPr>
        <w:t>1</w:t>
      </w:r>
      <m:oMath>
        <m:r>
          <w:rPr>
            <w:rFonts w:ascii="Cambria Math" w:hAnsi="Cambria Math" w:cs="Arial"/>
            <w:color w:val="000000" w:themeColor="text1"/>
            <w:lang w:val="en-US"/>
          </w:rPr>
          <m:t xml:space="preserve"> β</m:t>
        </m:r>
      </m:oMath>
      <w:r w:rsidR="00915FD1">
        <w:rPr>
          <w:rFonts w:ascii="Arial" w:eastAsiaTheme="minorEastAsia" w:hAnsi="Arial" w:cs="Arial"/>
          <w:color w:val="000000" w:themeColor="text1"/>
          <w:lang w:val="en-US"/>
        </w:rPr>
        <w:t xml:space="preserve">2-adrenergic antagonist </w:t>
      </w:r>
      <w:r w:rsidR="00915FD1">
        <w:rPr>
          <w:rFonts w:ascii="Arial" w:eastAsiaTheme="minorEastAsia" w:hAnsi="Arial" w:cs="Arial"/>
          <w:color w:val="000000" w:themeColor="text1"/>
          <w:lang w:val="en-US"/>
        </w:rPr>
        <w:fldChar w:fldCharType="begin" w:fldLock="1"/>
      </w:r>
      <w:r w:rsidR="00BA3B3C">
        <w:rPr>
          <w:rFonts w:ascii="Arial" w:eastAsiaTheme="minorEastAsia"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β-adrenergic-dependent","type":"article-journal","volume":"100"},"uris":["http://www.mendeley.com/documents/?uuid=d6435f94-11ec-4a87-9beb-282b33dbacdb"]},{"id":"ITEM-2","itemData":{"DOI":"10.1523/JNEUROSCI.0228-05.2005","ISSN":"02706474","PMID":"16000624","abstract":"We used a free-recall paradigm to establish a behavioral index of the retrograde and anterograde interference of emotion with episodic memory encoding. In two experiments involving 78 subjects, we show that negatively valenced items elicit retrograde amnesia, whereas positively valenced items elicit retrograde hypermnesia. These data indicate item valence is critical in determining retrograde amnesia and retrograde hypermnesia. In contrast, we show that item arousal induces an anterograde amnesic effect, consistent with the idea that a valence-evoked arousal mechanism compromises anterograde episodic encoding. Randomized double-blind administration of the β-adrenoceptor antagonist propranolol compared with the selective norepinephrine (NE) reuptake-inhibitor reboxetine, and placebo, demonstrated that the magnitude of this emotional amnesia and hypermnesia can be upregulated and downregulated as a function of emotional arousal and central NE signaling. We conclude that a differential processing of emotional arousal and valence influences how the brain remembers and forgets. Copyright © 2005 Society for Neuroscience.","author":[{"dropping-particle":"","family":"Hurlemann","given":"René","non-dropping-particle":"","parse-names":false,"suffix":""},{"dropping-particle":"","family":"Hawellek","given":"Barbara","non-dropping-particle":"","parse-names":false,"suffix":""},{"dropping-particle":"","family":"Matusch","given":"Andreas","non-dropping-particle":"","parse-names":false,"suffix":""},{"dropping-particle":"","family":"Kolsch","given":"Heike","non-dropping-particle":"","parse-names":false,"suffix":""},{"dropping-particle":"","family":"Wollersen","given":"Heike","non-dropping-particle":"","parse-names":false,"suffix":""},{"dropping-particle":"","family":"Madea","given":"Burkhard","non-dropping-particle":"","parse-names":false,"suffix":""},{"dropping-particle":"","family":"Vogeley","given":"Kai","non-dropping-particle":"","parse-names":false,"suffix":""},{"dropping-particle":"","family":"Maier","given":"Wolfgang","non-dropping-particle":"","parse-names":false,"suffix":""},{"dropping-particle":"","family":"Dolan","given":"Raymond J.","non-dropping-particle":"","parse-names":false,"suffix":""}],"container-title":"Journal of Neuroscience","id":"ITEM-2","issue":"27","issued":{"date-parts":[["2005"]]},"page":"6343-6349","title":"Noradrenergic modulation of emotion-induced forgetting and remembering","type":"article-journal","volume":"25"},"uris":["http://www.mendeley.com/documents/?uuid=09d50219-374f-49b6-bc82-6eaa3c02bced"]}],"mendeley":{"formattedCitation":"(Hurlemann et al., 2005; B.A. Strange et al., 2003)","manualFormatting":"(Hurlemann et al., 2005; Strange et al., 2003)","plainTextFormattedCitation":"(Hurlemann et al., 2005; B.A. Strange et al., 2003)","previouslyFormattedCitation":"(Hurlemann et al., 2005; B.A. Strange et al., 2003)"},"properties":{"noteIndex":0},"schema":"https://github.com/citation-style-language/schema/raw/master/csl-citation.json"}</w:instrText>
      </w:r>
      <w:r w:rsidR="00915FD1">
        <w:rPr>
          <w:rFonts w:ascii="Arial" w:eastAsiaTheme="minorEastAsia" w:hAnsi="Arial" w:cs="Arial"/>
          <w:color w:val="000000" w:themeColor="text1"/>
          <w:lang w:val="en-US"/>
        </w:rPr>
        <w:fldChar w:fldCharType="separate"/>
      </w:r>
      <w:r w:rsidR="00D83AF5" w:rsidRPr="00D83AF5">
        <w:rPr>
          <w:rFonts w:ascii="Arial" w:eastAsiaTheme="minorEastAsia" w:hAnsi="Arial" w:cs="Arial"/>
          <w:noProof/>
          <w:color w:val="000000" w:themeColor="text1"/>
          <w:lang w:val="en-US"/>
        </w:rPr>
        <w:t>(Hurlemann et al., 2005; Strange et al., 2003)</w:t>
      </w:r>
      <w:r w:rsidR="00915FD1">
        <w:rPr>
          <w:rFonts w:ascii="Arial" w:eastAsiaTheme="minorEastAsia" w:hAnsi="Arial" w:cs="Arial"/>
          <w:color w:val="000000" w:themeColor="text1"/>
          <w:lang w:val="en-US"/>
        </w:rPr>
        <w:fldChar w:fldCharType="end"/>
      </w:r>
      <w:r w:rsidR="00915FD1">
        <w:rPr>
          <w:rFonts w:ascii="Arial" w:hAnsi="Arial" w:cs="Arial"/>
          <w:color w:val="000000" w:themeColor="text1"/>
          <w:lang w:val="en-US"/>
        </w:rPr>
        <w:t xml:space="preserve">. This has been proposed to occur as an encoding disruption at the synaptic and/or systems level </w:t>
      </w:r>
      <w:r w:rsidR="00915FD1">
        <w:rPr>
          <w:rFonts w:ascii="Arial" w:hAnsi="Arial" w:cs="Arial"/>
          <w:color w:val="000000" w:themeColor="text1"/>
          <w:lang w:val="en-US"/>
        </w:rPr>
        <w:fldChar w:fldCharType="begin" w:fldLock="1"/>
      </w:r>
      <w:r w:rsidR="00BA3B3C">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id":"ITEM-2","itemData":{"DOI":"10.1017/S0140525X15001958","author":[{"dropping-particle":"","family":"Strange","given":"Bryan A","non-dropping-particle":"","parse-names":false,"suffix":""},{"dropping-particle":"","family":"Galarza-Vallejo","given":"Ana","non-dropping-particle":"","parse-names":false,"suffix":""}],"id":"ITEM-2","issued":{"date-parts":[["2016"]]},"title":"Bidirectional synaptic plasticity can explain bidirectional retrograde effects of emotion on memory","type":"article-journal"},"uris":["http://www.mendeley.com/documents/?uuid=86569961-7fa8-4f2a-bfe3-1ef956decc79"]}],"mendeley":{"formattedCitation":"(B.A. Strange et al., 2003; Bryan A Strange &amp; Galarza-Vallejo, 2016)","manualFormatting":"(Strange et al., 2003;  Strange &amp; Galarza-Vallejo, 2016)","plainTextFormattedCitation":"(B.A. Strange et al., 2003; Bryan A Strange &amp; Galarza-Vallejo, 2016)","previouslyFormattedCitation":"(B.A. Strange et al., 2003; Bryan A Strange &amp; Galarza-Vallejo, 2016)"},"properties":{"noteIndex":0},"schema":"https://github.com/citation-style-language/schema/raw/master/csl-citation.json"}</w:instrText>
      </w:r>
      <w:r w:rsidR="00915FD1">
        <w:rPr>
          <w:rFonts w:ascii="Arial" w:hAnsi="Arial" w:cs="Arial"/>
          <w:color w:val="000000" w:themeColor="text1"/>
          <w:lang w:val="en-US"/>
        </w:rPr>
        <w:fldChar w:fldCharType="separate"/>
      </w:r>
      <w:r w:rsidR="00560B52" w:rsidRPr="00560B52">
        <w:rPr>
          <w:rFonts w:ascii="Arial" w:hAnsi="Arial" w:cs="Arial"/>
          <w:noProof/>
          <w:color w:val="000000" w:themeColor="text1"/>
          <w:lang w:val="en-US"/>
        </w:rPr>
        <w:t>(Strange et al., 2003;  Strange &amp; Galarza-Vallejo, 2016)</w:t>
      </w:r>
      <w:r w:rsidR="00915FD1">
        <w:rPr>
          <w:rFonts w:ascii="Arial" w:hAnsi="Arial" w:cs="Arial"/>
          <w:color w:val="000000" w:themeColor="text1"/>
          <w:lang w:val="en-US"/>
        </w:rPr>
        <w:fldChar w:fldCharType="end"/>
      </w:r>
      <w:r w:rsidR="00915FD1">
        <w:rPr>
          <w:rFonts w:ascii="Arial" w:hAnsi="Arial" w:cs="Arial"/>
          <w:color w:val="000000" w:themeColor="text1"/>
          <w:lang w:val="en-US"/>
        </w:rPr>
        <w:t>.  Others, however, have proposed that the amnesic effects, specifically</w:t>
      </w:r>
      <w:r w:rsidR="00D83AF5">
        <w:rPr>
          <w:rFonts w:ascii="Arial" w:hAnsi="Arial" w:cs="Arial"/>
          <w:color w:val="000000" w:themeColor="text1"/>
          <w:lang w:val="en-US"/>
        </w:rPr>
        <w:t>,</w:t>
      </w:r>
      <w:r w:rsidR="00915FD1">
        <w:rPr>
          <w:rFonts w:ascii="Arial" w:hAnsi="Arial" w:cs="Arial"/>
          <w:color w:val="000000" w:themeColor="text1"/>
          <w:lang w:val="en-US"/>
        </w:rPr>
        <w:t xml:space="preserve"> retrograde amnesic effects in free recall, could be due to item unavailability at retrieval</w:t>
      </w:r>
      <w:r w:rsidR="00B379AF">
        <w:rPr>
          <w:rFonts w:ascii="Arial" w:hAnsi="Arial" w:cs="Arial"/>
          <w:color w:val="000000" w:themeColor="text1"/>
          <w:lang w:val="en-US"/>
        </w:rPr>
        <w:t>,</w:t>
      </w:r>
      <w:r w:rsidR="00915FD1">
        <w:rPr>
          <w:rFonts w:ascii="Arial" w:hAnsi="Arial" w:cs="Arial"/>
          <w:color w:val="000000" w:themeColor="text1"/>
          <w:lang w:val="en-US"/>
        </w:rPr>
        <w:t xml:space="preserve"> and can be reversed by cueing recall </w:t>
      </w:r>
      <w:r w:rsidR="00915FD1">
        <w:rPr>
          <w:rFonts w:ascii="Arial" w:hAnsi="Arial" w:cs="Arial"/>
          <w:color w:val="000000" w:themeColor="text1"/>
          <w:lang w:val="en-US"/>
        </w:rPr>
        <w:fldChar w:fldCharType="begin" w:fldLock="1"/>
      </w:r>
      <w:r w:rsidR="00915FD1">
        <w:rPr>
          <w:rFonts w:ascii="Arial" w:hAnsi="Arial" w:cs="Arial"/>
          <w:color w:val="000000" w:themeColor="text1"/>
          <w:lang w:val="en-US"/>
        </w:rPr>
        <w:instrText>ADDIN CSL_CITATION {"citationItems":[{"id":"ITEM-1","itemData":{"DOI":"10.1080/14640747608400588","ISSN":"0033555X","PMID":"1013283","author":[{"dropping-particle":"","family":"Detterman","given":"Douglas K.","non-dropping-particle":"","parse-names":false,"suffix":""}],"container-title":"The Quarterly journal of experimental psychology","id":"ITEM-1","issue":"4","issued":{"date-parts":[["1976"]]},"page":"623-632","title":"The retrieval hypothesis as an explanation of induced retrograde amnesia.","type":"article-journal","volume":"28"},"uris":["http://www.mendeley.com/documents/?uuid=d0997edb-818b-46bb-ad1d-810334242163"]}],"mendeley":{"formattedCitation":"(Detterman, 1976)","plainTextFormattedCitation":"(Detterman, 1976)","previouslyFormattedCitation":"(Detterman, 1976)"},"properties":{"noteIndex":0},"schema":"https://github.com/citation-style-language/schema/raw/master/csl-citation.json"}</w:instrText>
      </w:r>
      <w:r w:rsidR="00915FD1">
        <w:rPr>
          <w:rFonts w:ascii="Arial" w:hAnsi="Arial" w:cs="Arial"/>
          <w:color w:val="000000" w:themeColor="text1"/>
          <w:lang w:val="en-US"/>
        </w:rPr>
        <w:fldChar w:fldCharType="separate"/>
      </w:r>
      <w:r w:rsidR="00915FD1" w:rsidRPr="0085691C">
        <w:rPr>
          <w:rFonts w:ascii="Arial" w:hAnsi="Arial" w:cs="Arial"/>
          <w:noProof/>
          <w:color w:val="000000" w:themeColor="text1"/>
          <w:lang w:val="en-US"/>
        </w:rPr>
        <w:t>(Detterman, 1976)</w:t>
      </w:r>
      <w:r w:rsidR="00915FD1">
        <w:rPr>
          <w:rFonts w:ascii="Arial" w:hAnsi="Arial" w:cs="Arial"/>
          <w:color w:val="000000" w:themeColor="text1"/>
          <w:lang w:val="en-US"/>
        </w:rPr>
        <w:fldChar w:fldCharType="end"/>
      </w:r>
      <w:r w:rsidR="00915FD1">
        <w:rPr>
          <w:rFonts w:ascii="Arial" w:hAnsi="Arial" w:cs="Arial"/>
          <w:color w:val="000000" w:themeColor="text1"/>
          <w:lang w:val="en-US"/>
        </w:rPr>
        <w:t xml:space="preserve">.  </w:t>
      </w:r>
      <w:del w:id="109" w:author="Peris Yague, Alba" w:date="2021-05-05T17:39:00Z">
        <w:r w:rsidR="00915FD1" w:rsidDel="00373B66">
          <w:rPr>
            <w:rFonts w:ascii="Arial" w:hAnsi="Arial" w:cs="Arial"/>
            <w:color w:val="000000" w:themeColor="text1"/>
            <w:lang w:val="en-US"/>
          </w:rPr>
          <w:delText xml:space="preserve">Furthermore, </w:delText>
        </w:r>
      </w:del>
      <w:ins w:id="110" w:author="Peris Yague, Alba" w:date="2021-05-05T17:39:00Z">
        <w:r w:rsidR="00373B66">
          <w:rPr>
            <w:rFonts w:ascii="Arial" w:hAnsi="Arial" w:cs="Arial"/>
            <w:color w:val="000000" w:themeColor="text1"/>
            <w:lang w:val="en-US"/>
          </w:rPr>
          <w:t>I</w:t>
        </w:r>
      </w:ins>
      <w:del w:id="111" w:author="Peris Yague, Alba" w:date="2021-05-05T17:39:00Z">
        <w:r w:rsidR="00915FD1" w:rsidDel="00373B66">
          <w:rPr>
            <w:rFonts w:ascii="Arial" w:hAnsi="Arial" w:cs="Arial"/>
            <w:color w:val="000000" w:themeColor="text1"/>
            <w:lang w:val="en-US"/>
          </w:rPr>
          <w:delText>i</w:delText>
        </w:r>
      </w:del>
      <w:r w:rsidR="00915FD1">
        <w:rPr>
          <w:rFonts w:ascii="Arial" w:hAnsi="Arial" w:cs="Arial"/>
          <w:color w:val="000000" w:themeColor="text1"/>
          <w:lang w:val="en-US"/>
        </w:rPr>
        <w:t xml:space="preserve">t remains possible that pharmacological influences were still present at the time of </w:t>
      </w:r>
      <w:r w:rsidR="00915FD1">
        <w:rPr>
          <w:rFonts w:ascii="Arial" w:hAnsi="Arial" w:cs="Arial"/>
          <w:color w:val="000000" w:themeColor="text1"/>
          <w:lang w:val="en-US"/>
        </w:rPr>
        <w:lastRenderedPageBreak/>
        <w:t xml:space="preserve">retrieval </w:t>
      </w:r>
      <w:r w:rsidR="00915FD1">
        <w:rPr>
          <w:rFonts w:ascii="Arial" w:hAnsi="Arial" w:cs="Arial"/>
          <w:color w:val="000000" w:themeColor="text1"/>
          <w:lang w:val="en-US"/>
        </w:rPr>
        <w:fldChar w:fldCharType="begin" w:fldLock="1"/>
      </w:r>
      <w:r w:rsidR="00915FD1">
        <w:rPr>
          <w:rFonts w:ascii="Arial" w:hAnsi="Arial" w:cs="Arial"/>
          <w:color w:val="000000" w:themeColor="text1"/>
          <w:lang w:val="en-US"/>
        </w:rPr>
        <w:instrText>ADDIN CSL_CITATION {"citationItems":[{"id":"ITEM-1","itemData":{"DOI":"10.1523/JNEUROSCI.0228-05.2005","ISSN":"02706474","PMID":"16000624","abstract":"We used a free-recall paradigm to establish a behavioral index of the retrograde and anterograde interference of emotion with episodic memory encoding. In two experiments involving 78 subjects, we show that negatively valenced items elicit retrograde amnesia, whereas positively valenced items elicit retrograde hypermnesia. These data indicate item valence is critical in determining retrograde amnesia and retrograde hypermnesia. In contrast, we show that item arousal induces an anterograde amnesic effect, consistent with the idea that a valence-evoked arousal mechanism compromises anterograde episodic encoding. Randomized double-blind administration of the β-adrenoceptor antagonist propranolol compared with the selective norepinephrine (NE) reuptake-inhibitor reboxetine, and placebo, demonstrated that the magnitude of this emotional amnesia and hypermnesia can be upregulated and downregulated as a function of emotional arousal and central NE signaling. We conclude that a differential processing of emotional arousal and valence influences how the brain remembers and forgets. Copyright © 2005 Society for Neuroscience.","author":[{"dropping-particle":"","family":"Hurlemann","given":"René","non-dropping-particle":"","parse-names":false,"suffix":""},{"dropping-particle":"","family":"Hawellek","given":"Barbara","non-dropping-particle":"","parse-names":false,"suffix":""},{"dropping-particle":"","family":"Matusch","given":"Andreas","non-dropping-particle":"","parse-names":false,"suffix":""},{"dropping-particle":"","family":"Kolsch","given":"Heike","non-dropping-particle":"","parse-names":false,"suffix":""},{"dropping-particle":"","family":"Wollersen","given":"Heike","non-dropping-particle":"","parse-names":false,"suffix":""},{"dropping-particle":"","family":"Madea","given":"Burkhard","non-dropping-particle":"","parse-names":false,"suffix":""},{"dropping-particle":"","family":"Vogeley","given":"Kai","non-dropping-particle":"","parse-names":false,"suffix":""},{"dropping-particle":"","family":"Maier","given":"Wolfgang","non-dropping-particle":"","parse-names":false,"suffix":""},{"dropping-particle":"","family":"Dolan","given":"Raymond J.","non-dropping-particle":"","parse-names":false,"suffix":""}],"container-title":"Journal of Neuroscience","id":"ITEM-1","issue":"27","issued":{"date-parts":[["2005"]]},"page":"6343-6349","title":"Noradrenergic modulation of emotion-induced forgetting and remembering","type":"article-journal","volume":"25"},"uris":["http://www.mendeley.com/documents/?uuid=09d50219-374f-49b6-bc82-6eaa3c02bced"]}],"mendeley":{"formattedCitation":"(Hurlemann et al., 2005)","plainTextFormattedCitation":"(Hurlemann et al., 2005)","previouslyFormattedCitation":"(Hurlemann et al., 2005)"},"properties":{"noteIndex":0},"schema":"https://github.com/citation-style-language/schema/raw/master/csl-citation.json"}</w:instrText>
      </w:r>
      <w:r w:rsidR="00915FD1">
        <w:rPr>
          <w:rFonts w:ascii="Arial" w:hAnsi="Arial" w:cs="Arial"/>
          <w:color w:val="000000" w:themeColor="text1"/>
          <w:lang w:val="en-US"/>
        </w:rPr>
        <w:fldChar w:fldCharType="separate"/>
      </w:r>
      <w:r w:rsidR="00915FD1" w:rsidRPr="009E2BC2">
        <w:rPr>
          <w:rFonts w:ascii="Arial" w:hAnsi="Arial" w:cs="Arial"/>
          <w:noProof/>
          <w:color w:val="000000" w:themeColor="text1"/>
          <w:lang w:val="en-US"/>
        </w:rPr>
        <w:t>(Hurlemann et al., 2005)</w:t>
      </w:r>
      <w:r w:rsidR="00915FD1">
        <w:rPr>
          <w:rFonts w:ascii="Arial" w:hAnsi="Arial" w:cs="Arial"/>
          <w:color w:val="000000" w:themeColor="text1"/>
          <w:lang w:val="en-US"/>
        </w:rPr>
        <w:fldChar w:fldCharType="end"/>
      </w:r>
      <w:r w:rsidR="00915FD1">
        <w:rPr>
          <w:rFonts w:ascii="Arial" w:hAnsi="Arial" w:cs="Arial"/>
          <w:color w:val="000000" w:themeColor="text1"/>
          <w:lang w:val="en-US"/>
        </w:rPr>
        <w:t>, complicating untangling encoding vs. retrieval effects on emotion-induced retrograde amnesia.</w:t>
      </w:r>
      <w:r w:rsidR="003B1364">
        <w:rPr>
          <w:rFonts w:ascii="Arial" w:hAnsi="Arial" w:cs="Arial"/>
          <w:color w:val="000000" w:themeColor="text1"/>
          <w:lang w:val="en-US"/>
        </w:rPr>
        <w:t xml:space="preserve"> Furthermore, timing effects have also been proposed to influence recall</w:t>
      </w:r>
      <w:r w:rsidR="00FA4274">
        <w:rPr>
          <w:rFonts w:ascii="Arial" w:hAnsi="Arial" w:cs="Arial"/>
          <w:color w:val="000000" w:themeColor="text1"/>
          <w:lang w:val="en-US"/>
        </w:rPr>
        <w:t xml:space="preserve">; </w:t>
      </w:r>
      <w:r w:rsidR="003B1364">
        <w:rPr>
          <w:rFonts w:ascii="Arial" w:hAnsi="Arial" w:cs="Arial"/>
          <w:color w:val="000000" w:themeColor="text1"/>
          <w:lang w:val="en-US"/>
        </w:rPr>
        <w:t xml:space="preserve">while some suggest that amnesic effects on items surrounding an oddball occur at very short SOAs (&lt; 2 seconds) </w:t>
      </w:r>
      <w:r w:rsidR="003B1364">
        <w:rPr>
          <w:rFonts w:ascii="Arial" w:hAnsi="Arial" w:cs="Arial"/>
          <w:color w:val="000000" w:themeColor="text1"/>
          <w:lang w:val="en-US"/>
        </w:rPr>
        <w:fldChar w:fldCharType="begin" w:fldLock="1"/>
      </w:r>
      <w:r w:rsidR="00560B52">
        <w:rPr>
          <w:rFonts w:ascii="Arial" w:hAnsi="Arial" w:cs="Arial"/>
          <w:color w:val="000000" w:themeColor="text1"/>
          <w:lang w:val="en-US"/>
        </w:rPr>
        <w:instrText>ADDIN CSL_CITATION {"citationItems":[{"id":"ITEM-1","itemData":{"DOI":"10.1080/09658211.2015.1059859","ISSN":"14640686","PMID":"27322885","abstract":"Emotional material rarely occurs in isolation; rather it is experienced in the spatial and temporal proximity of less emotional items. Some previous researchers have found that emotional stimuli impair memory for surrounding information, whereas others have reported evidence for memory facilitation. Researchers have not determined which types of emotional items or memory tests produce effects that carry over to surrounding items. Six experiments are reported that measured carryover from emotional words varying in arousal to temporally adjacent neutral words. Taboo, non-taboo emotional, and neutral words were compared using different stimulus onset asynchronies (SOAs), recognition and recall tests, and intentional and incidental memory instructions. Strong emotional memory effects were obtained in all six experiments. However, emotional items influenced memory for temporally adjacent words under limited conditions. Words following taboo words were more poorly remembered than words following neutral words when relatively short SOAs were employed. Words preceding taboo words were affected only when recall tests and relatively short retention intervals were used. These results suggest that increased attention to the emotional items sometimes produces emotional carryover effects; however, retrieval processes also contribute to retrograde amnesia and may extend the conditions under which anterograde amnesia is observed.","author":[{"dropping-particle":"","family":"Schmidt","given":"Stephen R.","non-dropping-particle":"","parse-names":false,"suffix":""},{"dropping-particle":"","family":"Schmidt","given":"Constance R.","non-dropping-particle":"","parse-names":false,"suffix":""}],"container-title":"Memory","id":"ITEM-1","issue":"7","issued":{"date-parts":[["2016"]]},"page":"916-938","title":"The emotional carryover effect in memory for words","type":"article-journal","volume":"24"},"uris":["http://www.mendeley.com/documents/?uuid=b7e7b9ed-e328-42b6-9654-0a23322ba7c6"]},{"id":"ITEM-2","itemData":{"author":[{"dropping-particle":"","family":"Tulving","given":"Endel","non-dropping-particle":"","parse-names":false,"suffix":""}],"container-title":"Science","id":"ITEM-2","issued":{"date-parts":[["1968"]]},"title":"Retrograde Amnesia in Free Recall","type":"article-journal","volume":"164"},"uris":["http://www.mendeley.com/documents/?uuid=5f43e7e3-d0ab-4a11-842a-b17be4f3242e"]}],"mendeley":{"formattedCitation":"(Schmidt &amp; Schmidt, 2016; Tulving, 1968)","plainTextFormattedCitation":"(Schmidt &amp; Schmidt, 2016; Tulving, 1968)","previouslyFormattedCitation":"(Schmidt &amp; Schmidt, 2016; Tulving, 1968)"},"properties":{"noteIndex":0},"schema":"https://github.com/citation-style-language/schema/raw/master/csl-citation.json"}</w:instrText>
      </w:r>
      <w:r w:rsidR="003B1364">
        <w:rPr>
          <w:rFonts w:ascii="Arial" w:hAnsi="Arial" w:cs="Arial"/>
          <w:color w:val="000000" w:themeColor="text1"/>
          <w:lang w:val="en-US"/>
        </w:rPr>
        <w:fldChar w:fldCharType="separate"/>
      </w:r>
      <w:r w:rsidR="00560B52" w:rsidRPr="00560B52">
        <w:rPr>
          <w:rFonts w:ascii="Arial" w:hAnsi="Arial" w:cs="Arial"/>
          <w:noProof/>
          <w:color w:val="000000" w:themeColor="text1"/>
          <w:lang w:val="en-US"/>
        </w:rPr>
        <w:t>(Schmidt &amp; Schmidt, 2016; Tulving, 1968)</w:t>
      </w:r>
      <w:r w:rsidR="003B1364">
        <w:rPr>
          <w:rFonts w:ascii="Arial" w:hAnsi="Arial" w:cs="Arial"/>
          <w:color w:val="000000" w:themeColor="text1"/>
          <w:lang w:val="en-US"/>
        </w:rPr>
        <w:fldChar w:fldCharType="end"/>
      </w:r>
      <w:r w:rsidR="003B1364">
        <w:rPr>
          <w:rFonts w:ascii="Arial" w:hAnsi="Arial" w:cs="Arial"/>
          <w:color w:val="000000" w:themeColor="text1"/>
          <w:lang w:val="en-US"/>
        </w:rPr>
        <w:t xml:space="preserve"> others have found this effect in longer SOAs (3 seconds) </w:t>
      </w:r>
      <w:r w:rsidR="003B1364">
        <w:rPr>
          <w:rFonts w:ascii="Arial" w:hAnsi="Arial" w:cs="Arial"/>
          <w:color w:val="000000" w:themeColor="text1"/>
          <w:lang w:val="en-US"/>
        </w:rPr>
        <w:fldChar w:fldCharType="begin" w:fldLock="1"/>
      </w:r>
      <w:r w:rsidR="00BA3B3C">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β-adrenergic-dependent","type":"article-journal","volume":"100"},"uris":["http://www.mendeley.com/documents/?uuid=d6435f94-11ec-4a87-9beb-282b33dbacdb"]}],"mendeley":{"formattedCitation":"(B.A. Strange et al., 2003)","manualFormatting":"(Strange et al., 2003)","plainTextFormattedCitation":"(B.A. Strange et al., 2003)","previouslyFormattedCitation":"(B.A. Strange et al., 2003)"},"properties":{"noteIndex":0},"schema":"https://github.com/citation-style-language/schema/raw/master/csl-citation.json"}</w:instrText>
      </w:r>
      <w:r w:rsidR="003B1364">
        <w:rPr>
          <w:rFonts w:ascii="Arial" w:hAnsi="Arial" w:cs="Arial"/>
          <w:color w:val="000000" w:themeColor="text1"/>
          <w:lang w:val="en-US"/>
        </w:rPr>
        <w:fldChar w:fldCharType="separate"/>
      </w:r>
      <w:r w:rsidR="00560B52" w:rsidRPr="00560B52">
        <w:rPr>
          <w:rFonts w:ascii="Arial" w:hAnsi="Arial" w:cs="Arial"/>
          <w:noProof/>
          <w:color w:val="000000" w:themeColor="text1"/>
          <w:lang w:val="en-US"/>
        </w:rPr>
        <w:t>(Strange et al., 2003)</w:t>
      </w:r>
      <w:r w:rsidR="003B1364">
        <w:rPr>
          <w:rFonts w:ascii="Arial" w:hAnsi="Arial" w:cs="Arial"/>
          <w:color w:val="000000" w:themeColor="text1"/>
          <w:lang w:val="en-US"/>
        </w:rPr>
        <w:fldChar w:fldCharType="end"/>
      </w:r>
      <w:r w:rsidR="003B1364">
        <w:rPr>
          <w:rFonts w:ascii="Arial" w:hAnsi="Arial" w:cs="Arial"/>
          <w:color w:val="000000" w:themeColor="text1"/>
          <w:lang w:val="en-US"/>
        </w:rPr>
        <w:t xml:space="preserve">. </w:t>
      </w:r>
      <w:del w:id="112" w:author="Peris Yague, Alba" w:date="2021-05-05T17:39:00Z">
        <w:r w:rsidR="003B1364" w:rsidDel="00373B66">
          <w:rPr>
            <w:rFonts w:ascii="Arial" w:hAnsi="Arial" w:cs="Arial"/>
            <w:color w:val="000000" w:themeColor="text1"/>
            <w:lang w:val="en-US"/>
          </w:rPr>
          <w:delText>These timing effects on oddball memory and its amnesic effects for surrounding items remain to be studied in oddball paradigms where the only manipulation is timing.</w:delText>
        </w:r>
      </w:del>
    </w:p>
    <w:p w14:paraId="0EBC3142" w14:textId="6C897489" w:rsidR="00397A4D" w:rsidRDefault="00611443" w:rsidP="006137B1">
      <w:pPr>
        <w:spacing w:line="480" w:lineRule="auto"/>
        <w:ind w:firstLine="360"/>
        <w:jc w:val="both"/>
        <w:rPr>
          <w:rFonts w:ascii="Arial" w:hAnsi="Arial" w:cs="Arial"/>
          <w:color w:val="000000" w:themeColor="text1"/>
          <w:lang w:val="en-US"/>
        </w:rPr>
      </w:pPr>
      <w:r w:rsidRPr="00611443">
        <w:rPr>
          <w:rFonts w:ascii="Arial" w:hAnsi="Arial" w:cs="Arial"/>
          <w:color w:val="000000" w:themeColor="text1"/>
          <w:lang w:val="en-US"/>
        </w:rPr>
        <w:t>T</w:t>
      </w:r>
      <w:r w:rsidR="003D581C">
        <w:rPr>
          <w:rFonts w:ascii="Arial" w:hAnsi="Arial" w:cs="Arial"/>
          <w:color w:val="000000" w:themeColor="text1"/>
          <w:lang w:val="en-US"/>
        </w:rPr>
        <w:t xml:space="preserve">o provide more insight on free recall and interitem organization </w:t>
      </w:r>
      <w:r w:rsidR="003D581C">
        <w:rPr>
          <w:rFonts w:ascii="Arial" w:hAnsi="Arial" w:cs="Arial"/>
          <w:color w:val="000000" w:themeColor="text1"/>
          <w:lang w:val="en-US"/>
        </w:rPr>
        <w:fldChar w:fldCharType="begin" w:fldLock="1"/>
      </w:r>
      <w:r w:rsidR="00560B52">
        <w:rPr>
          <w:rFonts w:ascii="Arial" w:hAnsi="Arial" w:cs="Arial"/>
          <w:color w:val="000000" w:themeColor="text1"/>
          <w:lang w:val="en-US"/>
        </w:rPr>
        <w:instrText>ADDIN CSL_CITATION {"citationItems":[{"id":"ITEM-1","itemData":{"DOI":"https://doi.org/10.3758/BF03197276","author":[{"dropping-particle":"","family":"Kahana","given":"Michael J","non-dropping-particle":"","parse-names":false,"suffix":""}],"container-title":"Memory &amp; Cognition","id":"ITEM-1","issue":"1","issued":{"date-parts":[["1996"]]},"page":"103-109","title":"Associative retrieval processes in free recall","type":"article-journal","volume":"24"},"uris":["http://www.mendeley.com/documents/?uuid=16b1f0d2-8f60-4080-b05d-164b0a868127"]}],"mendeley":{"formattedCitation":"(Kahana, 1996)","manualFormatting":"Kahana (1996)","plainTextFormattedCitation":"(Kahana, 1996)","previouslyFormattedCitation":"(Kahana, 1996)"},"properties":{"noteIndex":0},"schema":"https://github.com/citation-style-language/schema/raw/master/csl-citation.json"}</w:instrText>
      </w:r>
      <w:r w:rsidR="003D581C">
        <w:rPr>
          <w:rFonts w:ascii="Arial" w:hAnsi="Arial" w:cs="Arial"/>
          <w:color w:val="000000" w:themeColor="text1"/>
          <w:lang w:val="en-US"/>
        </w:rPr>
        <w:fldChar w:fldCharType="separate"/>
      </w:r>
      <w:r w:rsidR="003D581C" w:rsidRPr="00243C69">
        <w:rPr>
          <w:rFonts w:ascii="Arial" w:hAnsi="Arial" w:cs="Arial"/>
          <w:noProof/>
          <w:color w:val="000000" w:themeColor="text1"/>
          <w:lang w:val="en-US"/>
        </w:rPr>
        <w:t>Kahana</w:t>
      </w:r>
      <w:r w:rsidR="003D581C">
        <w:rPr>
          <w:rFonts w:ascii="Arial" w:hAnsi="Arial" w:cs="Arial"/>
          <w:noProof/>
          <w:color w:val="000000" w:themeColor="text1"/>
          <w:lang w:val="en-US"/>
        </w:rPr>
        <w:t xml:space="preserve"> (</w:t>
      </w:r>
      <w:r w:rsidR="003D581C" w:rsidRPr="00243C69">
        <w:rPr>
          <w:rFonts w:ascii="Arial" w:hAnsi="Arial" w:cs="Arial"/>
          <w:noProof/>
          <w:color w:val="000000" w:themeColor="text1"/>
          <w:lang w:val="en-US"/>
        </w:rPr>
        <w:t>1996)</w:t>
      </w:r>
      <w:r w:rsidR="003D581C">
        <w:rPr>
          <w:rFonts w:ascii="Arial" w:hAnsi="Arial" w:cs="Arial"/>
          <w:color w:val="000000" w:themeColor="text1"/>
          <w:lang w:val="en-US"/>
        </w:rPr>
        <w:fldChar w:fldCharType="end"/>
      </w:r>
      <w:r w:rsidR="003D581C">
        <w:rPr>
          <w:rFonts w:ascii="Arial" w:hAnsi="Arial" w:cs="Arial"/>
          <w:color w:val="000000" w:themeColor="text1"/>
          <w:lang w:val="en-US"/>
        </w:rPr>
        <w:t xml:space="preserve"> developed a quantitative method to analyze free recall termed conditional response probability (CRP). CRP quantifies, under the fact that x is immediately followed by y, the probability of recalling item x, </w:t>
      </w:r>
      <w:r w:rsidR="00D83AF5">
        <w:rPr>
          <w:rFonts w:ascii="Arial" w:hAnsi="Arial" w:cs="Arial"/>
          <w:color w:val="000000" w:themeColor="text1"/>
          <w:lang w:val="en-US"/>
        </w:rPr>
        <w:t>if</w:t>
      </w:r>
      <w:r w:rsidR="003D581C">
        <w:rPr>
          <w:rFonts w:ascii="Arial" w:hAnsi="Arial" w:cs="Arial"/>
          <w:color w:val="000000" w:themeColor="text1"/>
          <w:lang w:val="en-US"/>
        </w:rPr>
        <w:t xml:space="preserve"> y is recalled </w:t>
      </w:r>
      <w:r w:rsidR="003D581C">
        <w:rPr>
          <w:rFonts w:ascii="Arial" w:hAnsi="Arial" w:cs="Arial"/>
          <w:color w:val="000000" w:themeColor="text1"/>
          <w:lang w:val="en-US"/>
        </w:rPr>
        <w:fldChar w:fldCharType="begin" w:fldLock="1"/>
      </w:r>
      <w:r w:rsidR="00560B52">
        <w:rPr>
          <w:rFonts w:ascii="Arial" w:hAnsi="Arial" w:cs="Arial"/>
          <w:color w:val="000000" w:themeColor="text1"/>
          <w:lang w:val="en-US"/>
        </w:rPr>
        <w:instrText>ADDIN CSL_CITATION {"citationItems":[{"id":"ITEM-1","itemData":{"DOI":"https://doi.org/10.3758/BF03197276","author":[{"dropping-particle":"","family":"Kahana","given":"Michael J","non-dropping-particle":"","parse-names":false,"suffix":""}],"container-title":"Memory &amp; Cognition","id":"ITEM-1","issue":"1","issued":{"date-parts":[["1996"]]},"page":"103-109","title":"Associative retrieval processes in free recall","type":"article-journal","volume":"24"},"uris":["http://www.mendeley.com/documents/?uuid=16b1f0d2-8f60-4080-b05d-164b0a868127"]}],"mendeley":{"formattedCitation":"(Kahana, 1996)","manualFormatting":"(Kahana, 1996)","plainTextFormattedCitation":"(Kahana, 1996)","previouslyFormattedCitation":"(Kahana, 1996)"},"properties":{"noteIndex":0},"schema":"https://github.com/citation-style-language/schema/raw/master/csl-citation.json"}</w:instrText>
      </w:r>
      <w:r w:rsidR="003D581C">
        <w:rPr>
          <w:rFonts w:ascii="Arial" w:hAnsi="Arial" w:cs="Arial"/>
          <w:color w:val="000000" w:themeColor="text1"/>
          <w:lang w:val="en-US"/>
        </w:rPr>
        <w:fldChar w:fldCharType="separate"/>
      </w:r>
      <w:r w:rsidR="00AC546D" w:rsidRPr="00AC546D">
        <w:rPr>
          <w:rFonts w:ascii="Arial" w:hAnsi="Arial" w:cs="Arial"/>
          <w:noProof/>
          <w:color w:val="000000" w:themeColor="text1"/>
          <w:lang w:val="en-US"/>
        </w:rPr>
        <w:t>(Kahana, 1996)</w:t>
      </w:r>
      <w:r w:rsidR="003D581C">
        <w:rPr>
          <w:rFonts w:ascii="Arial" w:hAnsi="Arial" w:cs="Arial"/>
          <w:color w:val="000000" w:themeColor="text1"/>
          <w:lang w:val="en-US"/>
        </w:rPr>
        <w:fldChar w:fldCharType="end"/>
      </w:r>
      <w:r w:rsidR="003D581C">
        <w:rPr>
          <w:rFonts w:ascii="Arial" w:hAnsi="Arial" w:cs="Arial"/>
          <w:color w:val="000000" w:themeColor="text1"/>
          <w:lang w:val="en-US"/>
        </w:rPr>
        <w:t xml:space="preserve"> and is characterized by the generalizable findings that 1) recall transitions are more likely to be amongst contiguous items and 2) </w:t>
      </w:r>
      <w:r w:rsidR="00637919">
        <w:rPr>
          <w:rFonts w:ascii="Arial" w:hAnsi="Arial" w:cs="Arial"/>
          <w:color w:val="000000" w:themeColor="text1"/>
          <w:lang w:val="en-US"/>
        </w:rPr>
        <w:t>to occur in the forward direction</w:t>
      </w:r>
      <w:r w:rsidR="003D581C">
        <w:rPr>
          <w:rFonts w:ascii="Arial" w:hAnsi="Arial" w:cs="Arial"/>
          <w:color w:val="000000" w:themeColor="text1"/>
          <w:lang w:val="en-US"/>
        </w:rPr>
        <w:t xml:space="preserve"> </w:t>
      </w:r>
      <w:r w:rsidR="003D581C">
        <w:rPr>
          <w:rFonts w:ascii="Arial" w:hAnsi="Arial" w:cs="Arial"/>
          <w:color w:val="000000" w:themeColor="text1"/>
          <w:lang w:val="en-US"/>
        </w:rPr>
        <w:fldChar w:fldCharType="begin" w:fldLock="1"/>
      </w:r>
      <w:r w:rsidR="00560B52">
        <w:rPr>
          <w:rFonts w:ascii="Arial" w:hAnsi="Arial" w:cs="Arial"/>
          <w:color w:val="000000" w:themeColor="text1"/>
          <w:lang w:val="en-US"/>
        </w:rPr>
        <w:instrText>ADDIN CSL_CITATION {"citationItems":[{"id":"ITEM-1","itemData":{"DOI":"https://doi.org/10.3758/BF03197276","author":[{"dropping-particle":"","family":"Kahana","given":"Michael J","non-dropping-particle":"","parse-names":false,"suffix":""}],"container-title":"Memory &amp; Cognition","id":"ITEM-1","issue":"1","issued":{"date-parts":[["1996"]]},"page":"103-109","title":"Associative retrieval processes in free recall","type":"article-journal","volume":"24"},"uris":["http://www.mendeley.com/documents/?uuid=16b1f0d2-8f60-4080-b05d-164b0a868127"]}],"mendeley":{"formattedCitation":"(Kahana, 1996)","manualFormatting":"(Kahana, 1996)","plainTextFormattedCitation":"(Kahana, 1996)","previouslyFormattedCitation":"(Kahana, 1996)"},"properties":{"noteIndex":0},"schema":"https://github.com/citation-style-language/schema/raw/master/csl-citation.json"}</w:instrText>
      </w:r>
      <w:r w:rsidR="003D581C">
        <w:rPr>
          <w:rFonts w:ascii="Arial" w:hAnsi="Arial" w:cs="Arial"/>
          <w:color w:val="000000" w:themeColor="text1"/>
          <w:lang w:val="en-US"/>
        </w:rPr>
        <w:fldChar w:fldCharType="separate"/>
      </w:r>
      <w:r w:rsidR="00AC546D" w:rsidRPr="00AC546D">
        <w:rPr>
          <w:rFonts w:ascii="Arial" w:hAnsi="Arial" w:cs="Arial"/>
          <w:noProof/>
          <w:color w:val="000000" w:themeColor="text1"/>
          <w:lang w:val="en-US"/>
        </w:rPr>
        <w:t>(Kahana, 1996)</w:t>
      </w:r>
      <w:r w:rsidR="003D581C">
        <w:rPr>
          <w:rFonts w:ascii="Arial" w:hAnsi="Arial" w:cs="Arial"/>
          <w:color w:val="000000" w:themeColor="text1"/>
          <w:lang w:val="en-US"/>
        </w:rPr>
        <w:fldChar w:fldCharType="end"/>
      </w:r>
      <w:r w:rsidR="003D581C">
        <w:rPr>
          <w:rFonts w:ascii="Arial" w:hAnsi="Arial" w:cs="Arial"/>
          <w:color w:val="000000" w:themeColor="text1"/>
          <w:lang w:val="en-US"/>
        </w:rPr>
        <w:t>.</w:t>
      </w:r>
      <w:r w:rsidR="00647E39">
        <w:rPr>
          <w:rFonts w:ascii="Arial" w:hAnsi="Arial" w:cs="Arial"/>
          <w:color w:val="000000" w:themeColor="text1"/>
          <w:lang w:val="en-US"/>
        </w:rPr>
        <w:t xml:space="preserve"> </w:t>
      </w:r>
      <w:r w:rsidR="008928C5">
        <w:rPr>
          <w:rFonts w:ascii="Arial" w:hAnsi="Arial" w:cs="Arial"/>
          <w:color w:val="000000" w:themeColor="text1"/>
          <w:lang w:val="en-US"/>
        </w:rPr>
        <w:t xml:space="preserve">These </w:t>
      </w:r>
      <w:r w:rsidR="008928C5">
        <w:rPr>
          <w:rFonts w:ascii="Arial" w:hAnsi="Arial" w:cs="Arial"/>
          <w:i/>
          <w:iCs/>
          <w:color w:val="000000" w:themeColor="text1"/>
          <w:lang w:val="en-US"/>
        </w:rPr>
        <w:t>lag contiguity</w:t>
      </w:r>
      <w:r w:rsidR="008928C5">
        <w:rPr>
          <w:rFonts w:ascii="Arial" w:hAnsi="Arial" w:cs="Arial"/>
          <w:color w:val="000000" w:themeColor="text1"/>
          <w:lang w:val="en-US"/>
        </w:rPr>
        <w:t xml:space="preserve"> properties can be accounted for by considering a strengthening of inter-item associations and their shared context </w:t>
      </w:r>
      <w:r w:rsidR="009638BF">
        <w:rPr>
          <w:rFonts w:ascii="Arial" w:hAnsi="Arial" w:cs="Arial"/>
          <w:color w:val="000000" w:themeColor="text1"/>
          <w:lang w:val="en-US"/>
        </w:rPr>
        <w:t>when they spend more</w:t>
      </w:r>
      <w:r w:rsidR="008928C5">
        <w:rPr>
          <w:rFonts w:ascii="Arial" w:hAnsi="Arial" w:cs="Arial"/>
          <w:color w:val="000000" w:themeColor="text1"/>
          <w:lang w:val="en-US"/>
        </w:rPr>
        <w:t xml:space="preserve"> time together in the short-term storage </w:t>
      </w:r>
      <w:r w:rsidR="008928C5">
        <w:rPr>
          <w:rFonts w:ascii="Arial" w:hAnsi="Arial" w:cs="Arial"/>
          <w:color w:val="000000" w:themeColor="text1"/>
          <w:lang w:val="en-US"/>
        </w:rPr>
        <w:fldChar w:fldCharType="begin" w:fldLock="1"/>
      </w:r>
      <w:r w:rsidR="008737FD">
        <w:rPr>
          <w:rFonts w:ascii="Arial" w:hAnsi="Arial" w:cs="Arial"/>
          <w:color w:val="000000" w:themeColor="text1"/>
          <w:lang w:val="en-US"/>
        </w:rPr>
        <w:instrText>ADDIN CSL_CITATION {"citationItems":[{"id":"ITEM-1","itemData":{"DOI":"https://doi.org/10.1016/S0079-7421(08)60162-0","author":[{"dropping-particle":"","family":"Raaijmakers","given":"Jeroen G.","non-dropping-particle":"","parse-names":false,"suffix":""},{"dropping-particle":"","family":"Shiffrin","given":"Richard M.","non-dropping-particle":"","parse-names":false,"suffix":""}],"container-title":"The Psychology of Learning and Motivation","id":"ITEM-1","issued":{"date-parts":[["1980"]]},"title":"SAM: A theory of probabilistic search of associative memory","type":"article-journal","volume":"14"},"uris":["http://www.mendeley.com/documents/?uuid=05792b48-0d0c-4d64-b0e2-6c03cfda0cc1"]}],"mendeley":{"formattedCitation":"(Raaijmakers &amp; Shiffrin, 1980)","plainTextFormattedCitation":"(Raaijmakers &amp; Shiffrin, 1980)","previouslyFormattedCitation":"(Raaijmakers &amp; Shiffrin, 1980)"},"properties":{"noteIndex":0},"schema":"https://github.com/citation-style-language/schema/raw/master/csl-citation.json"}</w:instrText>
      </w:r>
      <w:r w:rsidR="008928C5">
        <w:rPr>
          <w:rFonts w:ascii="Arial" w:hAnsi="Arial" w:cs="Arial"/>
          <w:color w:val="000000" w:themeColor="text1"/>
          <w:lang w:val="en-US"/>
        </w:rPr>
        <w:fldChar w:fldCharType="separate"/>
      </w:r>
      <w:r w:rsidR="00560B52" w:rsidRPr="00560B52">
        <w:rPr>
          <w:rFonts w:ascii="Arial" w:hAnsi="Arial" w:cs="Arial"/>
          <w:noProof/>
          <w:color w:val="000000" w:themeColor="text1"/>
          <w:lang w:val="en-US"/>
        </w:rPr>
        <w:t>(Raaijmakers &amp; Shiffrin, 1980)</w:t>
      </w:r>
      <w:r w:rsidR="008928C5">
        <w:rPr>
          <w:rFonts w:ascii="Arial" w:hAnsi="Arial" w:cs="Arial"/>
          <w:color w:val="000000" w:themeColor="text1"/>
          <w:lang w:val="en-US"/>
        </w:rPr>
        <w:fldChar w:fldCharType="end"/>
      </w:r>
      <w:r w:rsidR="000461E9">
        <w:rPr>
          <w:rFonts w:ascii="Arial" w:hAnsi="Arial" w:cs="Arial"/>
          <w:color w:val="000000" w:themeColor="text1"/>
          <w:lang w:val="en-US"/>
        </w:rPr>
        <w:t>.</w:t>
      </w:r>
      <w:r w:rsidR="00ED536F">
        <w:rPr>
          <w:rFonts w:ascii="Arial" w:hAnsi="Arial" w:cs="Arial"/>
          <w:color w:val="000000" w:themeColor="text1"/>
          <w:lang w:val="en-US"/>
        </w:rPr>
        <w:t xml:space="preserve"> </w:t>
      </w:r>
      <w:r w:rsidR="000461E9">
        <w:rPr>
          <w:rFonts w:ascii="Arial" w:hAnsi="Arial" w:cs="Arial"/>
          <w:color w:val="000000" w:themeColor="text1"/>
          <w:lang w:val="en-US"/>
        </w:rPr>
        <w:t>A</w:t>
      </w:r>
      <w:r w:rsidR="00ED536F">
        <w:rPr>
          <w:rFonts w:ascii="Arial" w:hAnsi="Arial" w:cs="Arial"/>
          <w:color w:val="000000" w:themeColor="text1"/>
          <w:lang w:val="en-US"/>
        </w:rPr>
        <w:t xml:space="preserve">t time of recall, recollection of an item serves as a contextual cue for the recollection of related items </w:t>
      </w:r>
      <w:del w:id="113" w:author="Peris Yague, Alba" w:date="2021-05-05T17:07:00Z">
        <w:r w:rsidR="00ED536F" w:rsidDel="00D15CF9">
          <w:rPr>
            <w:rFonts w:ascii="Arial" w:hAnsi="Arial" w:cs="Arial"/>
            <w:color w:val="000000" w:themeColor="text1"/>
            <w:lang w:val="en-US"/>
          </w:rPr>
          <w:delText xml:space="preserve">explained by the </w:delText>
        </w:r>
        <w:r w:rsidR="00ED536F" w:rsidDel="00D15CF9">
          <w:rPr>
            <w:rFonts w:ascii="Arial" w:hAnsi="Arial" w:cs="Arial"/>
            <w:i/>
            <w:iCs/>
            <w:color w:val="000000" w:themeColor="text1"/>
            <w:lang w:val="en-US"/>
          </w:rPr>
          <w:delText xml:space="preserve">temporal context model </w:delText>
        </w:r>
      </w:del>
      <w:r w:rsidR="00ED536F">
        <w:rPr>
          <w:rFonts w:ascii="Arial" w:hAnsi="Arial" w:cs="Arial"/>
          <w:i/>
          <w:iCs/>
          <w:color w:val="000000" w:themeColor="text1"/>
          <w:lang w:val="en-US"/>
        </w:rPr>
        <w:fldChar w:fldCharType="begin" w:fldLock="1"/>
      </w:r>
      <w:r w:rsidR="00560B52">
        <w:rPr>
          <w:rFonts w:ascii="Arial" w:hAnsi="Arial" w:cs="Arial"/>
          <w:i/>
          <w:iCs/>
          <w:color w:val="000000" w:themeColor="text1"/>
          <w:lang w:val="en-US"/>
        </w:rPr>
        <w:instrText>ADDIN CSL_CITATION {"citationItems":[{"id":"ITEM-1","itemData":{"DOI":"10.1037/0278-7393.25.4.923","ISSN":"02787393","PMID":"10439501","abstract":"In immediate free recall, words recalled successively tend to come from nearby serial positions. M. J. Kahana (1996) documented this effect and showed that this tendency, which the authors refer to as the lag recency effect, is well described by a variant of the search of associative memory (SAM) model (J. G. W. Raaijmakers &amp; R. M. Shiffrin, 1980, 1981). In 2 experiments, participants performed immediate, delayed, and continuous distractor free recall under conditions designed to minimize rehearsal. The lag recency effect, previously observed in immediate free recall, was also observed in delayed and continuous distractor free recall. Although two-store memory models, such as SAM, readily account for the end-of-list recency effect in immediate free recall, and its attenuation in delayed free recall, these models fail to account for the long-term recency effect. By means of analytic simulations, the authors show that both the end of list recency effect and the lag recency effect, across all distractor conditions, can be explained by a single-store model in which context, retrieved with each recalled item, serves as a cue for subsequent recalls.","author":[{"dropping-particle":"","family":"Howard","given":"Marc W.","non-dropping-particle":"","parse-names":false,"suffix":""},{"dropping-particle":"","family":"Kahana","given":"Michael J.","non-dropping-particle":"","parse-names":false,"suffix":""}],"container-title":"Journal of Experimental Psychology: Learning Memory and Cognition","id":"ITEM-1","issue":"4","issued":{"date-parts":[["1999"]]},"page":"923-941","title":"Contextual Variability and Serial Position Effects in Free Recall","type":"article-journal","volume":"25"},"uris":["http://www.mendeley.com/documents/?uuid=c0db9df5-ca86-488f-8611-4e04e3fab2d3"]}],"mendeley":{"formattedCitation":"(Howard &amp; Kahana, 1999)","plainTextFormattedCitation":"(Howard &amp; Kahana, 1999)","previouslyFormattedCitation":"(Howard &amp; Kahana, 1999)"},"properties":{"noteIndex":0},"schema":"https://github.com/citation-style-language/schema/raw/master/csl-citation.json"}</w:instrText>
      </w:r>
      <w:r w:rsidR="00ED536F">
        <w:rPr>
          <w:rFonts w:ascii="Arial" w:hAnsi="Arial" w:cs="Arial"/>
          <w:i/>
          <w:iCs/>
          <w:color w:val="000000" w:themeColor="text1"/>
          <w:lang w:val="en-US"/>
        </w:rPr>
        <w:fldChar w:fldCharType="separate"/>
      </w:r>
      <w:r w:rsidR="00560B52" w:rsidRPr="00560B52">
        <w:rPr>
          <w:rFonts w:ascii="Arial" w:hAnsi="Arial" w:cs="Arial"/>
          <w:iCs/>
          <w:noProof/>
          <w:color w:val="000000" w:themeColor="text1"/>
          <w:lang w:val="en-US"/>
        </w:rPr>
        <w:t>(Howard &amp; Kahana, 1999)</w:t>
      </w:r>
      <w:r w:rsidR="00ED536F">
        <w:rPr>
          <w:rFonts w:ascii="Arial" w:hAnsi="Arial" w:cs="Arial"/>
          <w:i/>
          <w:iCs/>
          <w:color w:val="000000" w:themeColor="text1"/>
          <w:lang w:val="en-US"/>
        </w:rPr>
        <w:fldChar w:fldCharType="end"/>
      </w:r>
      <w:r w:rsidR="00ED536F">
        <w:rPr>
          <w:rFonts w:ascii="Arial" w:hAnsi="Arial" w:cs="Arial"/>
          <w:i/>
          <w:iCs/>
          <w:color w:val="000000" w:themeColor="text1"/>
          <w:lang w:val="en-US"/>
        </w:rPr>
        <w:t>.</w:t>
      </w:r>
      <w:r w:rsidR="008928C5">
        <w:rPr>
          <w:rFonts w:ascii="Arial" w:hAnsi="Arial" w:cs="Arial"/>
          <w:color w:val="000000" w:themeColor="text1"/>
          <w:lang w:val="en-US"/>
        </w:rPr>
        <w:t xml:space="preserve"> </w:t>
      </w:r>
      <w:r w:rsidR="00397A4D">
        <w:rPr>
          <w:rFonts w:ascii="Arial" w:hAnsi="Arial" w:cs="Arial"/>
          <w:color w:val="000000" w:themeColor="text1"/>
          <w:lang w:val="en-US"/>
        </w:rPr>
        <w:t xml:space="preserve"> </w:t>
      </w:r>
      <w:r w:rsidR="00DA1373">
        <w:rPr>
          <w:rFonts w:ascii="Arial" w:hAnsi="Arial" w:cs="Arial"/>
          <w:color w:val="000000" w:themeColor="text1"/>
          <w:lang w:val="en-US"/>
        </w:rPr>
        <w:t xml:space="preserve">More recently </w:t>
      </w:r>
      <w:r w:rsidR="00DA1373">
        <w:rPr>
          <w:rFonts w:ascii="Arial" w:hAnsi="Arial" w:cs="Arial"/>
          <w:color w:val="000000" w:themeColor="text1"/>
          <w:lang w:val="en-US"/>
        </w:rPr>
        <w:fldChar w:fldCharType="begin" w:fldLock="1"/>
      </w:r>
      <w:r w:rsidR="00560B52">
        <w:rPr>
          <w:rFonts w:ascii="Arial" w:hAnsi="Arial" w:cs="Arial"/>
          <w:color w:val="000000" w:themeColor="text1"/>
          <w:lang w:val="en-US"/>
        </w:rPr>
        <w:instrText>ADDIN CSL_CITATION {"citationItems":[{"id":"ITEM-1","itemData":{"DOI":"10.1037/a0014420","ISSN":"0033295X","abstract":"The authors present the context maintenance and retrieval (CMR) model of memory search, a generalized version of the temporal context model of M. W. Howard and M. J. Kahana (2002a), which proposes that memory search is driven by an internally maintained context representation composed of stimulus-related and source-related features. In the CMR model, organizational effects (the tendency for related items to cluster during the recall sequence) arise as a consequence of associations between active context elements and features of the studied material. Semantic clustering is due to longstanding context-to-item associations, whereas temporal clustering and source clustering are both due to associations formed during the study episode. A behavioral investigation of the three forms of organization provides data to constrain the CMR model, revealing interactions between the organizational factors. Finally, the authors discuss the implications of CMR for their understanding of a broad class of episodic memory phenomena and suggest ways in which this theory may guide exploration of the neural correlates of memory search. © 2009 American Psychological Association.","author":[{"dropping-particle":"","family":"Polyn","given":"Sean M.","non-dropping-particle":"","parse-names":false,"suffix":""},{"dropping-particle":"","family":"Norman","given":"Kenneth A.","non-dropping-particle":"","parse-names":false,"suffix":""},{"dropping-particle":"","family":"Kahana","given":"Michael J.","non-dropping-particle":"","parse-names":false,"suffix":""}],"container-title":"Psychological Review","id":"ITEM-1","issue":"1","issued":{"date-parts":[["2009"]]},"page":"129-156","title":"A Context Maintenance and Retrieval Model of Organizational Processes in Free Recall","type":"article-journal","volume":"116"},"uris":["http://www.mendeley.com/documents/?uuid=dcbd4364-262a-4cd3-a3f0-6092d8365250"]}],"mendeley":{"formattedCitation":"(Polyn, Norman, &amp; Kahana, 2009)","manualFormatting":"Polyn et al (2009)","plainTextFormattedCitation":"(Polyn, Norman, &amp; Kahana, 2009)","previouslyFormattedCitation":"(Polyn, Norman, &amp; Kahana, 2009)"},"properties":{"noteIndex":0},"schema":"https://github.com/citation-style-language/schema/raw/master/csl-citation.json"}</w:instrText>
      </w:r>
      <w:r w:rsidR="00DA1373">
        <w:rPr>
          <w:rFonts w:ascii="Arial" w:hAnsi="Arial" w:cs="Arial"/>
          <w:color w:val="000000" w:themeColor="text1"/>
          <w:lang w:val="en-US"/>
        </w:rPr>
        <w:fldChar w:fldCharType="separate"/>
      </w:r>
      <w:r w:rsidR="00DA1373" w:rsidRPr="00DA1373">
        <w:rPr>
          <w:rFonts w:ascii="Arial" w:hAnsi="Arial" w:cs="Arial"/>
          <w:noProof/>
          <w:color w:val="000000" w:themeColor="text1"/>
          <w:lang w:val="en-US"/>
        </w:rPr>
        <w:t>Polyn et al</w:t>
      </w:r>
      <w:r w:rsidR="008121A0">
        <w:rPr>
          <w:rFonts w:ascii="Arial" w:hAnsi="Arial" w:cs="Arial"/>
          <w:noProof/>
          <w:color w:val="000000" w:themeColor="text1"/>
          <w:lang w:val="en-US"/>
        </w:rPr>
        <w:t xml:space="preserve"> (</w:t>
      </w:r>
      <w:r w:rsidR="00DA1373" w:rsidRPr="00DA1373">
        <w:rPr>
          <w:rFonts w:ascii="Arial" w:hAnsi="Arial" w:cs="Arial"/>
          <w:noProof/>
          <w:color w:val="000000" w:themeColor="text1"/>
          <w:lang w:val="en-US"/>
        </w:rPr>
        <w:t>2009)</w:t>
      </w:r>
      <w:r w:rsidR="00DA1373">
        <w:rPr>
          <w:rFonts w:ascii="Arial" w:hAnsi="Arial" w:cs="Arial"/>
          <w:color w:val="000000" w:themeColor="text1"/>
          <w:lang w:val="en-US"/>
        </w:rPr>
        <w:fldChar w:fldCharType="end"/>
      </w:r>
      <w:r w:rsidR="00D76A02">
        <w:rPr>
          <w:rFonts w:ascii="Arial" w:hAnsi="Arial" w:cs="Arial"/>
          <w:color w:val="000000" w:themeColor="text1"/>
          <w:lang w:val="en-US"/>
        </w:rPr>
        <w:t xml:space="preserve"> </w:t>
      </w:r>
      <w:del w:id="114" w:author="Peris Yague, Alba" w:date="2021-05-06T11:19:00Z">
        <w:r w:rsidR="00DA1373" w:rsidDel="00AE2C8D">
          <w:rPr>
            <w:rFonts w:ascii="Arial" w:hAnsi="Arial" w:cs="Arial"/>
            <w:color w:val="000000" w:themeColor="text1"/>
            <w:lang w:val="en-US"/>
          </w:rPr>
          <w:delText>expanded this work</w:delText>
        </w:r>
        <w:r w:rsidR="00D07EFB" w:rsidDel="00AE2C8D">
          <w:rPr>
            <w:rFonts w:ascii="Arial" w:hAnsi="Arial" w:cs="Arial"/>
            <w:color w:val="000000" w:themeColor="text1"/>
            <w:lang w:val="en-US"/>
          </w:rPr>
          <w:delText>, by developing</w:delText>
        </w:r>
      </w:del>
      <w:ins w:id="115" w:author="Peris Yague, Alba" w:date="2021-05-06T11:19:00Z">
        <w:r w:rsidR="00AE2C8D">
          <w:rPr>
            <w:rFonts w:ascii="Arial" w:hAnsi="Arial" w:cs="Arial"/>
            <w:color w:val="000000" w:themeColor="text1"/>
            <w:lang w:val="en-US"/>
          </w:rPr>
          <w:t>developed</w:t>
        </w:r>
      </w:ins>
      <w:r w:rsidR="00D07EFB">
        <w:rPr>
          <w:rFonts w:ascii="Arial" w:hAnsi="Arial" w:cs="Arial"/>
          <w:color w:val="000000" w:themeColor="text1"/>
          <w:lang w:val="en-US"/>
        </w:rPr>
        <w:t xml:space="preserve"> the Context Maintenance and </w:t>
      </w:r>
      <w:r w:rsidR="008121A0">
        <w:rPr>
          <w:rFonts w:ascii="Arial" w:hAnsi="Arial" w:cs="Arial"/>
          <w:color w:val="000000" w:themeColor="text1"/>
          <w:lang w:val="en-US"/>
        </w:rPr>
        <w:t>Retrieval</w:t>
      </w:r>
      <w:r w:rsidR="00D07EFB">
        <w:rPr>
          <w:rFonts w:ascii="Arial" w:hAnsi="Arial" w:cs="Arial"/>
          <w:color w:val="000000" w:themeColor="text1"/>
          <w:lang w:val="en-US"/>
        </w:rPr>
        <w:t xml:space="preserve"> (CMR) model </w:t>
      </w:r>
      <w:r w:rsidR="00DA1373">
        <w:rPr>
          <w:rFonts w:ascii="Arial" w:hAnsi="Arial" w:cs="Arial"/>
          <w:color w:val="000000" w:themeColor="text1"/>
          <w:lang w:val="en-US"/>
        </w:rPr>
        <w:t>to distinguish between different types of contexts that affect item encoding and rec</w:t>
      </w:r>
      <w:r w:rsidR="008121A0">
        <w:rPr>
          <w:rFonts w:ascii="Arial" w:hAnsi="Arial" w:cs="Arial"/>
          <w:color w:val="000000" w:themeColor="text1"/>
          <w:lang w:val="en-US"/>
        </w:rPr>
        <w:t>all dynamics</w:t>
      </w:r>
      <w:del w:id="116" w:author="Peris Yague, Alba" w:date="2021-05-05T16:14:00Z">
        <w:r w:rsidR="008121A0" w:rsidDel="00702563">
          <w:rPr>
            <w:rFonts w:ascii="Arial" w:hAnsi="Arial" w:cs="Arial"/>
            <w:color w:val="000000" w:themeColor="text1"/>
            <w:lang w:val="en-US"/>
          </w:rPr>
          <w:delText>: temporal context refers to items that were studied close in time, source context which refers to the source commonalities among items and</w:delText>
        </w:r>
        <w:r w:rsidR="006F2C22" w:rsidDel="00702563">
          <w:rPr>
            <w:rFonts w:ascii="Arial" w:hAnsi="Arial" w:cs="Arial"/>
            <w:color w:val="000000" w:themeColor="text1"/>
            <w:lang w:val="en-US"/>
          </w:rPr>
          <w:delText>, lastly,</w:delText>
        </w:r>
        <w:r w:rsidR="008121A0" w:rsidDel="00702563">
          <w:rPr>
            <w:rFonts w:ascii="Arial" w:hAnsi="Arial" w:cs="Arial"/>
            <w:color w:val="000000" w:themeColor="text1"/>
            <w:lang w:val="en-US"/>
          </w:rPr>
          <w:delText xml:space="preserve"> semantic relatedness </w:delText>
        </w:r>
        <w:r w:rsidR="008121A0" w:rsidDel="00702563">
          <w:rPr>
            <w:rFonts w:ascii="Arial" w:hAnsi="Arial" w:cs="Arial"/>
            <w:color w:val="000000" w:themeColor="text1"/>
            <w:lang w:val="en-US"/>
          </w:rPr>
          <w:fldChar w:fldCharType="begin" w:fldLock="1"/>
        </w:r>
        <w:r w:rsidR="008121A0" w:rsidDel="00702563">
          <w:rPr>
            <w:rFonts w:ascii="Arial" w:hAnsi="Arial" w:cs="Arial"/>
            <w:color w:val="000000" w:themeColor="text1"/>
            <w:lang w:val="en-US"/>
          </w:rPr>
          <w:delInstrText>ADDIN CSL_CITATION {"citationItems":[{"id":"ITEM-1","itemData":{"DOI":"10.1037/a0014420","ISSN":"0033295X","abstract":"The authors present the context maintenance and retrieval (CMR) model of memory search, a generalized version of the temporal context model of M. W. Howard and M. J. Kahana (2002a), which proposes that memory search is driven by an internally maintained context representation composed of stimulus-related and source-related features. In the CMR model, organizational effects (the tendency for related items to cluster during the recall sequence) arise as a consequence of associations between active context elements and features of the studied material. Semantic clustering is due to longstanding context-to-item associations, whereas temporal clustering and source clustering are both due to associations formed during the study episode. A behavioral investigation of the three forms of organization provides data to constrain the CMR model, revealing interactions between the organizational factors. Finally, the authors discuss the implications of CMR for their understanding of a broad class of episodic memory phenomena and suggest ways in which this theory may guide exploration of the neural correlates of memory search. © 2009 American Psychological Association.","author":[{"dropping-particle":"","family":"Polyn","given":"Sean M.","non-dropping-particle":"","parse-names":false,"suffix":""},{"dropping-particle":"","family":"Norman","given":"Kenneth A.","non-dropping-particle":"","parse-names":false,"suffix":""},{"dropping-particle":"","family":"Kahana","given":"Michael J.","non-dropping-particle":"","parse-names":false,"suffix":""}],"container-title":"Psychological Review","id":"ITEM-1","issue":"1","issued":{"date-parts":[["2009"]]},"page":"129-156","title":"A Context Maintenance and Retrieval Model of Organizational Processes in Free Recall","type":"article-journal","volume":"116"},"uris":["http://www.mendeley.com/documents/?uuid=dcbd4364-262a-4cd3-a3f0-6092d8365250"]}],"mendeley":{"formattedCitation":"(Polyn et al., 2009)","plainTextFormattedCitation":"(Polyn et al., 2009)","previouslyFormattedCitation":"(Polyn et al., 2009)"},"properties":{"noteIndex":0},"schema":"https://github.com/citation-style-language/schema/raw/master/csl-citation.json"}</w:delInstrText>
        </w:r>
        <w:r w:rsidR="008121A0" w:rsidDel="00702563">
          <w:rPr>
            <w:rFonts w:ascii="Arial" w:hAnsi="Arial" w:cs="Arial"/>
            <w:color w:val="000000" w:themeColor="text1"/>
            <w:lang w:val="en-US"/>
          </w:rPr>
          <w:fldChar w:fldCharType="separate"/>
        </w:r>
        <w:r w:rsidR="008121A0" w:rsidRPr="008121A0" w:rsidDel="00702563">
          <w:rPr>
            <w:rFonts w:ascii="Arial" w:hAnsi="Arial" w:cs="Arial"/>
            <w:noProof/>
            <w:color w:val="000000" w:themeColor="text1"/>
            <w:lang w:val="en-US"/>
          </w:rPr>
          <w:delText>(Polyn et al., 2009)</w:delText>
        </w:r>
        <w:r w:rsidR="008121A0" w:rsidDel="00702563">
          <w:rPr>
            <w:rFonts w:ascii="Arial" w:hAnsi="Arial" w:cs="Arial"/>
            <w:color w:val="000000" w:themeColor="text1"/>
            <w:lang w:val="en-US"/>
          </w:rPr>
          <w:fldChar w:fldCharType="end"/>
        </w:r>
      </w:del>
      <w:r w:rsidR="008121A0">
        <w:rPr>
          <w:rFonts w:ascii="Arial" w:hAnsi="Arial" w:cs="Arial"/>
          <w:color w:val="000000" w:themeColor="text1"/>
          <w:lang w:val="en-US"/>
        </w:rPr>
        <w:t>.</w:t>
      </w:r>
      <w:r w:rsidR="00405DBE">
        <w:rPr>
          <w:rFonts w:ascii="Arial" w:hAnsi="Arial" w:cs="Arial"/>
          <w:color w:val="000000" w:themeColor="text1"/>
          <w:lang w:val="en-US"/>
        </w:rPr>
        <w:t xml:space="preserve"> </w:t>
      </w:r>
    </w:p>
    <w:p w14:paraId="7E5F82D4" w14:textId="74DEE5A2" w:rsidR="00D76A02" w:rsidRDefault="00D76A02" w:rsidP="00863A6E">
      <w:pPr>
        <w:spacing w:line="480" w:lineRule="auto"/>
        <w:ind w:firstLine="360"/>
        <w:jc w:val="both"/>
        <w:rPr>
          <w:rFonts w:ascii="Arial" w:hAnsi="Arial" w:cs="Arial"/>
          <w:color w:val="000000" w:themeColor="text1"/>
          <w:lang w:val="en-US"/>
        </w:rPr>
      </w:pPr>
      <w:r>
        <w:rPr>
          <w:rFonts w:ascii="Arial" w:hAnsi="Arial" w:cs="Arial"/>
          <w:color w:val="000000" w:themeColor="text1"/>
          <w:lang w:val="en-US"/>
        </w:rPr>
        <w:t xml:space="preserve">Electrophysiological studies </w:t>
      </w:r>
      <w:r w:rsidR="00B379AF">
        <w:rPr>
          <w:rFonts w:ascii="Arial" w:hAnsi="Arial" w:cs="Arial"/>
          <w:color w:val="000000" w:themeColor="text1"/>
          <w:lang w:val="en-US"/>
        </w:rPr>
        <w:t>lend further support for</w:t>
      </w:r>
      <w:r>
        <w:rPr>
          <w:rFonts w:ascii="Arial" w:hAnsi="Arial" w:cs="Arial"/>
          <w:color w:val="000000" w:themeColor="text1"/>
          <w:lang w:val="en-US"/>
        </w:rPr>
        <w:t xml:space="preserve"> these theories</w:t>
      </w:r>
      <w:r w:rsidR="00880C9E">
        <w:rPr>
          <w:rFonts w:ascii="Arial" w:hAnsi="Arial" w:cs="Arial"/>
          <w:color w:val="000000" w:themeColor="text1"/>
          <w:lang w:val="en-US"/>
        </w:rPr>
        <w:t xml:space="preserve"> and computational models</w:t>
      </w:r>
      <w:r w:rsidR="00B379AF">
        <w:rPr>
          <w:rFonts w:ascii="Arial" w:hAnsi="Arial" w:cs="Arial"/>
          <w:color w:val="000000" w:themeColor="text1"/>
          <w:lang w:val="en-US"/>
        </w:rPr>
        <w:t>,</w:t>
      </w:r>
      <w:r>
        <w:rPr>
          <w:rFonts w:ascii="Arial" w:hAnsi="Arial" w:cs="Arial"/>
          <w:color w:val="000000" w:themeColor="text1"/>
          <w:lang w:val="en-US"/>
        </w:rPr>
        <w:t xml:space="preserve"> by providing </w:t>
      </w:r>
      <w:r w:rsidR="00050500">
        <w:rPr>
          <w:rFonts w:ascii="Arial" w:hAnsi="Arial" w:cs="Arial"/>
          <w:color w:val="000000" w:themeColor="text1"/>
          <w:lang w:val="en-US"/>
        </w:rPr>
        <w:t xml:space="preserve">neural </w:t>
      </w:r>
      <w:r>
        <w:rPr>
          <w:rFonts w:ascii="Arial" w:hAnsi="Arial" w:cs="Arial"/>
          <w:color w:val="000000" w:themeColor="text1"/>
          <w:lang w:val="en-US"/>
        </w:rPr>
        <w:t>evidence of context reinstatement</w:t>
      </w:r>
      <w:r w:rsidR="00860E9D">
        <w:rPr>
          <w:rFonts w:ascii="Arial" w:hAnsi="Arial" w:cs="Arial"/>
          <w:color w:val="000000" w:themeColor="text1"/>
          <w:lang w:val="en-US"/>
        </w:rPr>
        <w:t>.</w:t>
      </w:r>
      <w:r>
        <w:rPr>
          <w:rFonts w:ascii="Arial" w:hAnsi="Arial" w:cs="Arial"/>
          <w:color w:val="000000" w:themeColor="text1"/>
          <w:lang w:val="en-US"/>
        </w:rPr>
        <w:t xml:space="preserve"> </w:t>
      </w:r>
      <w:r w:rsidR="00860E9D">
        <w:rPr>
          <w:rFonts w:ascii="Arial" w:hAnsi="Arial" w:cs="Arial"/>
          <w:color w:val="000000" w:themeColor="text1"/>
          <w:lang w:val="en-US"/>
        </w:rPr>
        <w:t>P</w:t>
      </w:r>
      <w:r>
        <w:rPr>
          <w:rFonts w:ascii="Arial" w:hAnsi="Arial" w:cs="Arial"/>
          <w:color w:val="000000" w:themeColor="text1"/>
          <w:lang w:val="en-US"/>
        </w:rPr>
        <w:t>atterns of neural activity when recalling an item are similar to those when studying the item itself as well as neighboring items and</w:t>
      </w:r>
      <w:r w:rsidR="00860E9D">
        <w:rPr>
          <w:rFonts w:ascii="Arial" w:hAnsi="Arial" w:cs="Arial"/>
          <w:color w:val="000000" w:themeColor="text1"/>
          <w:lang w:val="en-US"/>
        </w:rPr>
        <w:t>,</w:t>
      </w:r>
      <w:r>
        <w:rPr>
          <w:rFonts w:ascii="Arial" w:hAnsi="Arial" w:cs="Arial"/>
          <w:color w:val="000000" w:themeColor="text1"/>
          <w:lang w:val="en-US"/>
        </w:rPr>
        <w:t xml:space="preserve"> this similarity</w:t>
      </w:r>
      <w:r w:rsidR="00860E9D">
        <w:rPr>
          <w:rFonts w:ascii="Arial" w:hAnsi="Arial" w:cs="Arial"/>
          <w:color w:val="000000" w:themeColor="text1"/>
          <w:lang w:val="en-US"/>
        </w:rPr>
        <w:t>,</w:t>
      </w:r>
      <w:r>
        <w:rPr>
          <w:rFonts w:ascii="Arial" w:hAnsi="Arial" w:cs="Arial"/>
          <w:color w:val="000000" w:themeColor="text1"/>
          <w:lang w:val="en-US"/>
        </w:rPr>
        <w:t xml:space="preserve"> decreases the further away two items are from each other </w:t>
      </w:r>
      <w:r>
        <w:rPr>
          <w:rFonts w:ascii="Arial" w:hAnsi="Arial" w:cs="Arial"/>
          <w:color w:val="000000" w:themeColor="text1"/>
          <w:lang w:val="en-US"/>
        </w:rPr>
        <w:fldChar w:fldCharType="begin" w:fldLock="1"/>
      </w:r>
      <w:r w:rsidR="00560B52">
        <w:rPr>
          <w:rFonts w:ascii="Arial" w:hAnsi="Arial" w:cs="Arial"/>
          <w:color w:val="000000" w:themeColor="text1"/>
          <w:lang w:val="en-US"/>
        </w:rPr>
        <w:instrText>ADDIN CSL_CITATION {"citationItems":[{"id":"ITEM-1","itemData":{"DOI":"10.1073/pnas.1015174108","ISBN":"1015174108","ISSN":"00278424","PMID":"21737744","abstract":"Psychological theories of memory posit that when people recall a past event, they not only recover the features of the event itself, but also recover information associated with other events that occurred nearby in time. The events surrounding a target event, and the thoughts they evoke, may be considered to represent a context for the target event, helping to distinguish that event from similar events experienced at different times. The ability to reinstate this contextual information during memory search has been considered a hallmark of episodic, or event-based, memory. We sought to determine whether context reinstatement may be observed in electrical signals recorded from the human brain during episodic recall. Analyzing electrocorticographic recordings taken as 69 neurosurgical patients studied and recalled lists of words, we uncovered a neural signature of context reinstatement. Upon recalling a studied item, we found that the recorded patterns of brain activity were not only similar to the patterns observed when the item was studied, but were also similar to the patterns observed during study of neighboring list items, with similarity decreasing reliably with positional distance. The degree to which individual patients displayed this neural signature of context reinstatement was correlated with their tendency to recall neighboring list items successively. These effects were particularly strong in temporal lobe recordings. Our findings show that recalling a past event evokes a neural signature of the temporal context in which the event occurred, thus pointing to a neural basis for episodic memory.","author":[{"dropping-particle":"","family":"Manning","given":"Jeremy R.","non-dropping-particle":"","parse-names":false,"suffix":""},{"dropping-particle":"","family":"Polyn","given":"Sean M.","non-dropping-particle":"","parse-names":false,"suffix":""},{"dropping-particle":"","family":"Baltuch","given":"Gordon H.","non-dropping-particle":"","parse-names":false,"suffix":""},{"dropping-particle":"","family":"Litt","given":"Brian","non-dropping-particle":"","parse-names":false,"suffix":""},{"dropping-particle":"","family":"Kahana","given":"Michael J.","non-dropping-particle":"","parse-names":false,"suffix":""}],"container-title":"Proceedings of the National Academy of Sciences of the United States of America","id":"ITEM-1","issue":"31","issued":{"date-parts":[["2011"]]},"page":"12893-12897","title":"Oscillatory patterns in temporal lobe reveal context reinstatement during memory search","type":"article-journal","volume":"108"},"uris":["http://www.mendeley.com/documents/?uuid=348d2138-c360-4757-bee3-50457e041ed0"]},{"id":"ITEM-2","itemData":{"DOI":"10.1523/JNEUROSCI.2312-17.2018","ISSN":"15292401","PMID":"29615486","abstract":"Cognitive psychologists have long hypothesized that experiences are encoded in a temporal context that changes gradually over time. When an episodic memory is retrieved, the state of context is recovered—a jump back in time. We recorded from single units in the medial temporal lobe of epilepsy patients performing an item recognition task. The population vector changed gradually over minutes during presentation of the list. When a probe from the list was remembered with high confidence, the population vector reinstated the temporal context of the original presentation of that probe during study, a neural contiguity effect that provides a possible mechanism for behavioral contiguity effects. This pattern was only observed for well remembered probes; old probes that were not well remembered showed an anti-contiguity effect. These results constitute the first direct evidence that recovery of an episodic memory in humans is associated with retrieval of a gradually changing state of temporal context, a neural “jump back in time” that parallels the act of remembering.","author":[{"dropping-particle":"","family":"Folkerts","given":"Sarah","non-dropping-particle":"","parse-names":false,"suffix":""},{"dropping-particle":"","family":"Rutishauser","given":"Ueli","non-dropping-particle":"","parse-names":false,"suffix":""},{"dropping-particle":"","family":"Howard","given":"Marc W.","non-dropping-particle":"","parse-names":false,"suffix":""}],"container-title":"Journal of Neuroscience","id":"ITEM-2","issue":"17","issued":{"date-parts":[["2018"]]},"page":"4200-4211","title":"Human episodic memory retrieval is accompanied by a neural contiguity effect","type":"article-journal","volume":"38"},"uris":["http://www.mendeley.com/documents/?uuid=564d2e54-d1a4-4171-bf4f-b96894698b8d"]}],"mendeley":{"formattedCitation":"(Folkerts, Rutishauser, &amp; Howard, 2018; Manning, Polyn, Baltuch, Litt, &amp; Kahana, 2011)","plainTextFormattedCitation":"(Folkerts, Rutishauser, &amp; Howard, 2018; Manning, Polyn, Baltuch, Litt, &amp; Kahana, 2011)","previouslyFormattedCitation":"(Folkerts, Rutishauser, &amp; Howard, 2018; Manning, Polyn, Baltuch, Litt, &amp; Kahana, 2011)"},"properties":{"noteIndex":0},"schema":"https://github.com/citation-style-language/schema/raw/master/csl-citation.json"}</w:instrText>
      </w:r>
      <w:r>
        <w:rPr>
          <w:rFonts w:ascii="Arial" w:hAnsi="Arial" w:cs="Arial"/>
          <w:color w:val="000000" w:themeColor="text1"/>
          <w:lang w:val="en-US"/>
        </w:rPr>
        <w:fldChar w:fldCharType="separate"/>
      </w:r>
      <w:r w:rsidR="00560B52" w:rsidRPr="00560B52">
        <w:rPr>
          <w:rFonts w:ascii="Arial" w:hAnsi="Arial" w:cs="Arial"/>
          <w:noProof/>
          <w:color w:val="000000" w:themeColor="text1"/>
          <w:lang w:val="en-US"/>
        </w:rPr>
        <w:t>(Folkerts, Rutishauser, &amp; Howard, 2018; Manning, Polyn, Baltuch, Litt, &amp; Kahana, 2011)</w:t>
      </w:r>
      <w:r>
        <w:rPr>
          <w:rFonts w:ascii="Arial" w:hAnsi="Arial" w:cs="Arial"/>
          <w:color w:val="000000" w:themeColor="text1"/>
          <w:lang w:val="en-US"/>
        </w:rPr>
        <w:fldChar w:fldCharType="end"/>
      </w:r>
      <w:r>
        <w:rPr>
          <w:rFonts w:ascii="Arial" w:hAnsi="Arial" w:cs="Arial"/>
          <w:color w:val="000000" w:themeColor="text1"/>
          <w:lang w:val="en-US"/>
        </w:rPr>
        <w:t xml:space="preserve">. </w:t>
      </w:r>
      <w:r w:rsidR="00EF2F93">
        <w:rPr>
          <w:rFonts w:ascii="Arial" w:hAnsi="Arial" w:cs="Arial"/>
          <w:color w:val="000000" w:themeColor="text1"/>
          <w:lang w:val="en-US"/>
        </w:rPr>
        <w:t>Neural</w:t>
      </w:r>
      <w:r w:rsidR="00050500">
        <w:rPr>
          <w:rFonts w:ascii="Arial" w:hAnsi="Arial" w:cs="Arial"/>
          <w:color w:val="000000" w:themeColor="text1"/>
          <w:lang w:val="en-US"/>
        </w:rPr>
        <w:t xml:space="preserve"> evidence</w:t>
      </w:r>
      <w:r w:rsidR="00860E9D">
        <w:rPr>
          <w:rFonts w:ascii="Arial" w:hAnsi="Arial" w:cs="Arial"/>
          <w:color w:val="000000" w:themeColor="text1"/>
          <w:lang w:val="en-US"/>
        </w:rPr>
        <w:t xml:space="preserve"> </w:t>
      </w:r>
      <w:r w:rsidR="00050500">
        <w:rPr>
          <w:rFonts w:ascii="Arial" w:hAnsi="Arial" w:cs="Arial"/>
          <w:color w:val="000000" w:themeColor="text1"/>
          <w:lang w:val="en-US"/>
        </w:rPr>
        <w:t xml:space="preserve">of the behavioral lag contiguity </w:t>
      </w:r>
      <w:r w:rsidR="00050500">
        <w:rPr>
          <w:rFonts w:ascii="Arial" w:hAnsi="Arial" w:cs="Arial"/>
          <w:color w:val="000000" w:themeColor="text1"/>
          <w:lang w:val="en-US"/>
        </w:rPr>
        <w:lastRenderedPageBreak/>
        <w:t xml:space="preserve">effect as a recovery of temporal context during retrieval is present in both </w:t>
      </w:r>
      <w:r w:rsidR="00860E9D">
        <w:rPr>
          <w:rFonts w:ascii="Arial" w:hAnsi="Arial" w:cs="Arial"/>
          <w:color w:val="000000" w:themeColor="text1"/>
          <w:lang w:val="en-US"/>
        </w:rPr>
        <w:t>in single-unit r</w:t>
      </w:r>
      <w:r w:rsidR="00050500">
        <w:rPr>
          <w:rFonts w:ascii="Arial" w:hAnsi="Arial" w:cs="Arial"/>
          <w:color w:val="000000" w:themeColor="text1"/>
          <w:lang w:val="en-US"/>
        </w:rPr>
        <w:t xml:space="preserve">ecordings from the hippocampus and amygdala </w:t>
      </w:r>
      <w:r w:rsidR="00050500">
        <w:rPr>
          <w:rFonts w:ascii="Arial" w:hAnsi="Arial" w:cs="Arial"/>
          <w:color w:val="000000" w:themeColor="text1"/>
          <w:lang w:val="en-US"/>
        </w:rPr>
        <w:fldChar w:fldCharType="begin" w:fldLock="1"/>
      </w:r>
      <w:r w:rsidR="00863A6E">
        <w:rPr>
          <w:rFonts w:ascii="Arial" w:hAnsi="Arial" w:cs="Arial"/>
          <w:color w:val="000000" w:themeColor="text1"/>
          <w:lang w:val="en-US"/>
        </w:rPr>
        <w:instrText>ADDIN CSL_CITATION {"citationItems":[{"id":"ITEM-1","itemData":{"DOI":"10.1523/JNEUROSCI.2312-17.2018","ISSN":"15292401","PMID":"29615486","abstract":"Cognitive psychologists have long hypothesized that experiences are encoded in a temporal context that changes gradually over time. When an episodic memory is retrieved, the state of context is recovered—a jump back in time. We recorded from single units in the medial temporal lobe of epilepsy patients performing an item recognition task. The population vector changed gradually over minutes during presentation of the list. When a probe from the list was remembered with high confidence, the population vector reinstated the temporal context of the original presentation of that probe during study, a neural contiguity effect that provides a possible mechanism for behavioral contiguity effects. This pattern was only observed for well remembered probes; old probes that were not well remembered showed an anti-contiguity effect. These results constitute the first direct evidence that recovery of an episodic memory in humans is associated with retrieval of a gradually changing state of temporal context, a neural “jump back in time” that parallels the act of remembering.","author":[{"dropping-particle":"","family":"Folkerts","given":"Sarah","non-dropping-particle":"","parse-names":false,"suffix":""},{"dropping-particle":"","family":"Rutishauser","given":"Ueli","non-dropping-particle":"","parse-names":false,"suffix":""},{"dropping-particle":"","family":"Howard","given":"Marc W.","non-dropping-particle":"","parse-names":false,"suffix":""}],"container-title":"Journal of Neuroscience","id":"ITEM-1","issue":"17","issued":{"date-parts":[["2018"]]},"page":"4200-4211","title":"Human episodic memory retrieval is accompanied by a neural contiguity effect","type":"article-journal","volume":"38"},"uris":["http://www.mendeley.com/documents/?uuid=564d2e54-d1a4-4171-bf4f-b96894698b8d"]}],"mendeley":{"formattedCitation":"(Folkerts et al., 2018)","plainTextFormattedCitation":"(Folkerts et al., 2018)","previouslyFormattedCitation":"(Folkerts et al., 2018)"},"properties":{"noteIndex":0},"schema":"https://github.com/citation-style-language/schema/raw/master/csl-citation.json"}</w:instrText>
      </w:r>
      <w:r w:rsidR="00050500">
        <w:rPr>
          <w:rFonts w:ascii="Arial" w:hAnsi="Arial" w:cs="Arial"/>
          <w:color w:val="000000" w:themeColor="text1"/>
          <w:lang w:val="en-US"/>
        </w:rPr>
        <w:fldChar w:fldCharType="separate"/>
      </w:r>
      <w:r w:rsidR="00050500" w:rsidRPr="00050500">
        <w:rPr>
          <w:rFonts w:ascii="Arial" w:hAnsi="Arial" w:cs="Arial"/>
          <w:noProof/>
          <w:color w:val="000000" w:themeColor="text1"/>
          <w:lang w:val="en-US"/>
        </w:rPr>
        <w:t>(Folkerts et al., 2018)</w:t>
      </w:r>
      <w:r w:rsidR="00050500">
        <w:rPr>
          <w:rFonts w:ascii="Arial" w:hAnsi="Arial" w:cs="Arial"/>
          <w:color w:val="000000" w:themeColor="text1"/>
          <w:lang w:val="en-US"/>
        </w:rPr>
        <w:fldChar w:fldCharType="end"/>
      </w:r>
      <w:r w:rsidR="00050500">
        <w:rPr>
          <w:rFonts w:ascii="Arial" w:hAnsi="Arial" w:cs="Arial"/>
          <w:color w:val="000000" w:themeColor="text1"/>
          <w:lang w:val="en-US"/>
        </w:rPr>
        <w:t xml:space="preserve">. </w:t>
      </w:r>
    </w:p>
    <w:p w14:paraId="14998822" w14:textId="529DAD65" w:rsidR="00880C9E" w:rsidDel="00702563" w:rsidRDefault="00FB5EFA" w:rsidP="00863A6E">
      <w:pPr>
        <w:spacing w:line="480" w:lineRule="auto"/>
        <w:ind w:firstLine="360"/>
        <w:jc w:val="both"/>
        <w:rPr>
          <w:del w:id="117" w:author="Peris Yague, Alba" w:date="2021-05-05T16:17:00Z"/>
          <w:rFonts w:ascii="Arial" w:hAnsi="Arial" w:cs="Arial"/>
          <w:color w:val="000000" w:themeColor="text1"/>
          <w:lang w:val="en-US"/>
        </w:rPr>
      </w:pPr>
      <w:r>
        <w:rPr>
          <w:rFonts w:ascii="Arial" w:hAnsi="Arial" w:cs="Arial"/>
          <w:color w:val="000000" w:themeColor="text1"/>
          <w:lang w:val="en-US"/>
        </w:rPr>
        <w:t xml:space="preserve">To </w:t>
      </w:r>
      <w:r w:rsidR="00915FD1">
        <w:rPr>
          <w:rFonts w:ascii="Arial" w:hAnsi="Arial" w:cs="Arial"/>
          <w:color w:val="000000" w:themeColor="text1"/>
          <w:lang w:val="en-US"/>
        </w:rPr>
        <w:t xml:space="preserve">address enhanced memory for emotional items and an amnesic effect for </w:t>
      </w:r>
      <w:r w:rsidR="002E5D16">
        <w:rPr>
          <w:rFonts w:ascii="Arial" w:hAnsi="Arial" w:cs="Arial"/>
          <w:color w:val="000000" w:themeColor="text1"/>
          <w:lang w:val="en-US"/>
        </w:rPr>
        <w:t>their</w:t>
      </w:r>
      <w:r w:rsidR="00915FD1">
        <w:rPr>
          <w:rFonts w:ascii="Arial" w:hAnsi="Arial" w:cs="Arial"/>
          <w:color w:val="000000" w:themeColor="text1"/>
          <w:lang w:val="en-US"/>
        </w:rPr>
        <w:t xml:space="preserve"> surrounding items in oddball tasks </w:t>
      </w:r>
      <w:del w:id="118" w:author="Peris Yague, Alba" w:date="2021-05-05T17:08:00Z">
        <w:r w:rsidDel="00D15CF9">
          <w:rPr>
            <w:rFonts w:ascii="Arial" w:hAnsi="Arial" w:cs="Arial"/>
            <w:color w:val="000000" w:themeColor="text1"/>
            <w:lang w:val="en-US"/>
          </w:rPr>
          <w:delText xml:space="preserve">in the context of the CMR computational model, </w:delText>
        </w:r>
      </w:del>
      <w:r>
        <w:rPr>
          <w:rFonts w:ascii="Arial" w:hAnsi="Arial" w:cs="Arial"/>
          <w:color w:val="000000" w:themeColor="text1"/>
          <w:lang w:val="en-US"/>
        </w:rPr>
        <w:fldChar w:fldCharType="begin" w:fldLock="1"/>
      </w:r>
      <w:r w:rsidR="00560B52">
        <w:rPr>
          <w:rFonts w:ascii="Arial" w:hAnsi="Arial" w:cs="Arial"/>
          <w:color w:val="000000" w:themeColor="text1"/>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Lohnas, &amp; Daw, 2019)","manualFormatting":"Talmi et al. (2019)","plainTextFormattedCitation":"(Talmi, Lohnas, &amp; Daw, 2019)","previouslyFormattedCitation":"(Talmi, Lohnas, &amp; Daw, 2019)"},"properties":{"noteIndex":0},"schema":"https://github.com/citation-style-language/schema/raw/master/csl-citation.json"}</w:instrText>
      </w:r>
      <w:r>
        <w:rPr>
          <w:rFonts w:ascii="Arial" w:hAnsi="Arial" w:cs="Arial"/>
          <w:color w:val="000000" w:themeColor="text1"/>
          <w:lang w:val="en-US"/>
        </w:rPr>
        <w:fldChar w:fldCharType="separate"/>
      </w:r>
      <w:r w:rsidRPr="00FB5EFA">
        <w:rPr>
          <w:rFonts w:ascii="Arial" w:hAnsi="Arial" w:cs="Arial"/>
          <w:noProof/>
          <w:color w:val="000000" w:themeColor="text1"/>
          <w:lang w:val="en-US"/>
        </w:rPr>
        <w:t>Talmi et al.</w:t>
      </w:r>
      <w:r>
        <w:rPr>
          <w:rFonts w:ascii="Arial" w:hAnsi="Arial" w:cs="Arial"/>
          <w:noProof/>
          <w:color w:val="000000" w:themeColor="text1"/>
          <w:lang w:val="en-US"/>
        </w:rPr>
        <w:t xml:space="preserve"> (</w:t>
      </w:r>
      <w:r w:rsidRPr="00FB5EFA">
        <w:rPr>
          <w:rFonts w:ascii="Arial" w:hAnsi="Arial" w:cs="Arial"/>
          <w:noProof/>
          <w:color w:val="000000" w:themeColor="text1"/>
          <w:lang w:val="en-US"/>
        </w:rPr>
        <w:t>2019)</w:t>
      </w:r>
      <w:r>
        <w:rPr>
          <w:rFonts w:ascii="Arial" w:hAnsi="Arial" w:cs="Arial"/>
          <w:color w:val="000000" w:themeColor="text1"/>
          <w:lang w:val="en-US"/>
        </w:rPr>
        <w:fldChar w:fldCharType="end"/>
      </w:r>
      <w:r>
        <w:rPr>
          <w:rFonts w:ascii="Arial" w:hAnsi="Arial" w:cs="Arial"/>
          <w:color w:val="000000" w:themeColor="text1"/>
          <w:lang w:val="en-US"/>
        </w:rPr>
        <w:t xml:space="preserve"> developed a variation of the </w:t>
      </w:r>
      <w:ins w:id="119" w:author="Peris Yague, Alba" w:date="2021-05-05T17:08:00Z">
        <w:r w:rsidR="00D15CF9">
          <w:rPr>
            <w:rFonts w:ascii="Arial" w:hAnsi="Arial" w:cs="Arial"/>
            <w:color w:val="000000" w:themeColor="text1"/>
            <w:lang w:val="en-US"/>
          </w:rPr>
          <w:t xml:space="preserve">CMR </w:t>
        </w:r>
      </w:ins>
      <w:r>
        <w:rPr>
          <w:rFonts w:ascii="Arial" w:hAnsi="Arial" w:cs="Arial"/>
          <w:color w:val="000000" w:themeColor="text1"/>
          <w:lang w:val="en-US"/>
        </w:rPr>
        <w:t>model: the emotional CMR</w:t>
      </w:r>
      <w:r w:rsidR="00744194">
        <w:rPr>
          <w:rFonts w:ascii="Arial" w:hAnsi="Arial" w:cs="Arial"/>
          <w:color w:val="000000" w:themeColor="text1"/>
          <w:lang w:val="en-US"/>
        </w:rPr>
        <w:t xml:space="preserve"> (</w:t>
      </w:r>
      <w:proofErr w:type="spellStart"/>
      <w:r w:rsidR="00744194">
        <w:rPr>
          <w:rFonts w:ascii="Arial" w:hAnsi="Arial" w:cs="Arial"/>
          <w:color w:val="000000" w:themeColor="text1"/>
          <w:lang w:val="en-US"/>
        </w:rPr>
        <w:t>eCMR</w:t>
      </w:r>
      <w:proofErr w:type="spellEnd"/>
      <w:r w:rsidR="00744194">
        <w:rPr>
          <w:rFonts w:ascii="Arial" w:hAnsi="Arial" w:cs="Arial"/>
          <w:color w:val="000000" w:themeColor="text1"/>
          <w:lang w:val="en-US"/>
        </w:rPr>
        <w:t>)</w:t>
      </w:r>
      <w:r>
        <w:rPr>
          <w:rFonts w:ascii="Arial" w:hAnsi="Arial" w:cs="Arial"/>
          <w:color w:val="000000" w:themeColor="text1"/>
          <w:lang w:val="en-US"/>
        </w:rPr>
        <w:t xml:space="preserve">. </w:t>
      </w:r>
      <w:r w:rsidR="00614DE7">
        <w:rPr>
          <w:rFonts w:ascii="Arial" w:hAnsi="Arial" w:cs="Arial"/>
          <w:color w:val="000000" w:themeColor="text1"/>
          <w:lang w:val="en-US"/>
        </w:rPr>
        <w:fldChar w:fldCharType="begin" w:fldLock="1"/>
      </w:r>
      <w:r w:rsidR="00877D42">
        <w:rPr>
          <w:rFonts w:ascii="Arial" w:hAnsi="Arial" w:cs="Arial"/>
          <w:color w:val="000000" w:themeColor="text1"/>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2019)","manualFormatting":"Talmi et al. (2019)","plainTextFormattedCitation":"(Talmi et al., 2019)","previouslyFormattedCitation":"(Talmi et al., 2019)"},"properties":{"noteIndex":0},"schema":"https://github.com/citation-style-language/schema/raw/master/csl-citation.json"}</w:instrText>
      </w:r>
      <w:r w:rsidR="00614DE7">
        <w:rPr>
          <w:rFonts w:ascii="Arial" w:hAnsi="Arial" w:cs="Arial"/>
          <w:color w:val="000000" w:themeColor="text1"/>
          <w:lang w:val="en-US"/>
        </w:rPr>
        <w:fldChar w:fldCharType="separate"/>
      </w:r>
      <w:r w:rsidR="00614DE7" w:rsidRPr="00614DE7">
        <w:rPr>
          <w:rFonts w:ascii="Arial" w:hAnsi="Arial" w:cs="Arial"/>
          <w:noProof/>
          <w:color w:val="000000" w:themeColor="text1"/>
          <w:lang w:val="en-US"/>
        </w:rPr>
        <w:t xml:space="preserve">Talmi et al. </w:t>
      </w:r>
      <w:r w:rsidR="00614DE7">
        <w:rPr>
          <w:rFonts w:ascii="Arial" w:hAnsi="Arial" w:cs="Arial"/>
          <w:noProof/>
          <w:color w:val="000000" w:themeColor="text1"/>
          <w:lang w:val="en-US"/>
        </w:rPr>
        <w:t>(</w:t>
      </w:r>
      <w:r w:rsidR="00614DE7" w:rsidRPr="00614DE7">
        <w:rPr>
          <w:rFonts w:ascii="Arial" w:hAnsi="Arial" w:cs="Arial"/>
          <w:noProof/>
          <w:color w:val="000000" w:themeColor="text1"/>
          <w:lang w:val="en-US"/>
        </w:rPr>
        <w:t>2019)</w:t>
      </w:r>
      <w:r w:rsidR="00614DE7">
        <w:rPr>
          <w:rFonts w:ascii="Arial" w:hAnsi="Arial" w:cs="Arial"/>
          <w:color w:val="000000" w:themeColor="text1"/>
          <w:lang w:val="en-US"/>
        </w:rPr>
        <w:fldChar w:fldCharType="end"/>
      </w:r>
      <w:r w:rsidR="00614DE7">
        <w:rPr>
          <w:rFonts w:ascii="Arial" w:hAnsi="Arial" w:cs="Arial"/>
          <w:color w:val="000000" w:themeColor="text1"/>
          <w:lang w:val="en-US"/>
        </w:rPr>
        <w:t xml:space="preserve"> </w:t>
      </w:r>
      <w:r w:rsidR="009D1DD5">
        <w:rPr>
          <w:rFonts w:ascii="Arial" w:hAnsi="Arial" w:cs="Arial"/>
          <w:color w:val="000000" w:themeColor="text1"/>
          <w:lang w:val="en-US"/>
        </w:rPr>
        <w:t>showed</w:t>
      </w:r>
      <w:r w:rsidR="00975BFD">
        <w:rPr>
          <w:rFonts w:ascii="Arial" w:hAnsi="Arial" w:cs="Arial"/>
          <w:color w:val="000000" w:themeColor="text1"/>
          <w:lang w:val="en-US"/>
        </w:rPr>
        <w:t xml:space="preserve"> in simulated data,</w:t>
      </w:r>
      <w:r w:rsidR="009D1DD5">
        <w:rPr>
          <w:rFonts w:ascii="Arial" w:hAnsi="Arial" w:cs="Arial"/>
          <w:color w:val="000000" w:themeColor="text1"/>
          <w:lang w:val="en-US"/>
        </w:rPr>
        <w:t xml:space="preserve"> that increasing attention to the oddball </w:t>
      </w:r>
      <w:r w:rsidR="00975BFD">
        <w:rPr>
          <w:rFonts w:ascii="Arial" w:hAnsi="Arial" w:cs="Arial"/>
          <w:color w:val="000000" w:themeColor="text1"/>
          <w:lang w:val="en-US"/>
        </w:rPr>
        <w:t xml:space="preserve">at encoding </w:t>
      </w:r>
      <w:r w:rsidR="009D1DD5">
        <w:rPr>
          <w:rFonts w:ascii="Arial" w:hAnsi="Arial" w:cs="Arial"/>
          <w:color w:val="000000" w:themeColor="text1"/>
          <w:lang w:val="en-US"/>
        </w:rPr>
        <w:t xml:space="preserve">would </w:t>
      </w:r>
      <w:r w:rsidR="009D1DD5" w:rsidRPr="00090B99">
        <w:rPr>
          <w:rFonts w:ascii="Arial" w:hAnsi="Arial" w:cs="Arial"/>
          <w:color w:val="000000" w:themeColor="text1"/>
          <w:lang w:val="en-US"/>
        </w:rPr>
        <w:t xml:space="preserve">increase its </w:t>
      </w:r>
      <w:r w:rsidR="005664F2" w:rsidRPr="00090B99">
        <w:rPr>
          <w:rFonts w:ascii="Arial" w:hAnsi="Arial" w:cs="Arial"/>
          <w:color w:val="000000" w:themeColor="text1"/>
          <w:lang w:val="en-US"/>
        </w:rPr>
        <w:t xml:space="preserve">link to </w:t>
      </w:r>
      <w:r w:rsidR="009D1DD5" w:rsidRPr="00090B99">
        <w:rPr>
          <w:rFonts w:ascii="Arial" w:hAnsi="Arial" w:cs="Arial"/>
          <w:color w:val="000000" w:themeColor="text1"/>
          <w:lang w:val="en-US"/>
        </w:rPr>
        <w:t>temporal context</w:t>
      </w:r>
      <w:r w:rsidR="009D1DD5" w:rsidRPr="005664F2">
        <w:rPr>
          <w:rFonts w:ascii="Arial" w:hAnsi="Arial" w:cs="Arial"/>
          <w:color w:val="FF0000"/>
          <w:lang w:val="en-US"/>
        </w:rPr>
        <w:t xml:space="preserve"> </w:t>
      </w:r>
      <w:r w:rsidR="009D1DD5">
        <w:rPr>
          <w:rFonts w:ascii="Arial" w:hAnsi="Arial" w:cs="Arial"/>
          <w:color w:val="000000" w:themeColor="text1"/>
          <w:lang w:val="en-US"/>
        </w:rPr>
        <w:t xml:space="preserve">and help promote its recall. </w:t>
      </w:r>
      <w:r w:rsidR="003605C4">
        <w:rPr>
          <w:rFonts w:ascii="Arial" w:hAnsi="Arial" w:cs="Arial"/>
          <w:color w:val="000000" w:themeColor="text1"/>
          <w:lang w:val="en-US"/>
        </w:rPr>
        <w:t xml:space="preserve">However, due to the fact that the oddball has a different source context than the rest of </w:t>
      </w:r>
      <w:r w:rsidR="00B379AF">
        <w:rPr>
          <w:rFonts w:ascii="Arial" w:hAnsi="Arial" w:cs="Arial"/>
          <w:color w:val="000000" w:themeColor="text1"/>
          <w:lang w:val="en-US"/>
        </w:rPr>
        <w:t xml:space="preserve">the </w:t>
      </w:r>
      <w:r w:rsidR="003605C4">
        <w:rPr>
          <w:rFonts w:ascii="Arial" w:hAnsi="Arial" w:cs="Arial"/>
          <w:color w:val="000000" w:themeColor="text1"/>
          <w:lang w:val="en-US"/>
        </w:rPr>
        <w:t>items in a study list</w:t>
      </w:r>
      <w:r w:rsidR="00DB6734">
        <w:rPr>
          <w:rFonts w:ascii="Arial" w:hAnsi="Arial" w:cs="Arial"/>
          <w:color w:val="000000" w:themeColor="text1"/>
          <w:lang w:val="en-US"/>
        </w:rPr>
        <w:t xml:space="preserve">, </w:t>
      </w:r>
      <w:r w:rsidR="003605C4">
        <w:rPr>
          <w:rFonts w:ascii="Arial" w:hAnsi="Arial" w:cs="Arial"/>
          <w:color w:val="000000" w:themeColor="text1"/>
          <w:lang w:val="en-US"/>
        </w:rPr>
        <w:t xml:space="preserve">there would be </w:t>
      </w:r>
      <w:r w:rsidR="007C72F7">
        <w:rPr>
          <w:rFonts w:ascii="Arial" w:hAnsi="Arial" w:cs="Arial"/>
          <w:color w:val="000000" w:themeColor="text1"/>
          <w:lang w:val="en-US"/>
        </w:rPr>
        <w:t xml:space="preserve">a </w:t>
      </w:r>
      <w:r w:rsidR="003605C4">
        <w:rPr>
          <w:rFonts w:ascii="Arial" w:hAnsi="Arial" w:cs="Arial"/>
          <w:color w:val="000000" w:themeColor="text1"/>
          <w:lang w:val="en-US"/>
        </w:rPr>
        <w:t>decrease</w:t>
      </w:r>
      <w:r w:rsidR="007C72F7">
        <w:rPr>
          <w:rFonts w:ascii="Arial" w:hAnsi="Arial" w:cs="Arial"/>
          <w:color w:val="000000" w:themeColor="text1"/>
          <w:lang w:val="en-US"/>
        </w:rPr>
        <w:t xml:space="preserve"> in </w:t>
      </w:r>
      <w:r w:rsidR="003605C4">
        <w:rPr>
          <w:rFonts w:ascii="Arial" w:hAnsi="Arial" w:cs="Arial"/>
          <w:color w:val="000000" w:themeColor="text1"/>
          <w:lang w:val="en-US"/>
        </w:rPr>
        <w:t xml:space="preserve">source and semantic similarity between the oddball and the </w:t>
      </w:r>
      <w:r w:rsidR="00827CC0">
        <w:rPr>
          <w:rFonts w:ascii="Arial" w:hAnsi="Arial" w:cs="Arial"/>
          <w:color w:val="000000" w:themeColor="text1"/>
          <w:lang w:val="en-US"/>
        </w:rPr>
        <w:t>rest of</w:t>
      </w:r>
      <w:r w:rsidR="003605C4">
        <w:rPr>
          <w:rFonts w:ascii="Arial" w:hAnsi="Arial" w:cs="Arial"/>
          <w:color w:val="000000" w:themeColor="text1"/>
          <w:lang w:val="en-US"/>
        </w:rPr>
        <w:t xml:space="preserve"> items</w:t>
      </w:r>
      <w:r w:rsidR="005664F2">
        <w:rPr>
          <w:rFonts w:ascii="Arial" w:hAnsi="Arial" w:cs="Arial"/>
          <w:color w:val="000000" w:themeColor="text1"/>
          <w:lang w:val="en-US"/>
        </w:rPr>
        <w:t xml:space="preserve"> </w:t>
      </w:r>
      <w:r w:rsidR="005664F2">
        <w:rPr>
          <w:rFonts w:ascii="Arial" w:hAnsi="Arial" w:cs="Arial"/>
          <w:color w:val="000000" w:themeColor="text1"/>
          <w:lang w:val="en-US"/>
        </w:rPr>
        <w:fldChar w:fldCharType="begin" w:fldLock="1"/>
      </w:r>
      <w:r w:rsidR="005664F2">
        <w:rPr>
          <w:rFonts w:ascii="Arial" w:hAnsi="Arial" w:cs="Arial"/>
          <w:color w:val="000000" w:themeColor="text1"/>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2019)","plainTextFormattedCitation":"(Talmi et al., 2019)","previouslyFormattedCitation":"(Talmi et al., 2019)"},"properties":{"noteIndex":0},"schema":"https://github.com/citation-style-language/schema/raw/master/csl-citation.json"}</w:instrText>
      </w:r>
      <w:r w:rsidR="005664F2">
        <w:rPr>
          <w:rFonts w:ascii="Arial" w:hAnsi="Arial" w:cs="Arial"/>
          <w:color w:val="000000" w:themeColor="text1"/>
          <w:lang w:val="en-US"/>
        </w:rPr>
        <w:fldChar w:fldCharType="separate"/>
      </w:r>
      <w:r w:rsidR="005664F2" w:rsidRPr="005664F2">
        <w:rPr>
          <w:rFonts w:ascii="Arial" w:hAnsi="Arial" w:cs="Arial"/>
          <w:noProof/>
          <w:color w:val="000000" w:themeColor="text1"/>
          <w:lang w:val="en-US"/>
        </w:rPr>
        <w:t>(Talmi et al., 2019)</w:t>
      </w:r>
      <w:r w:rsidR="005664F2">
        <w:rPr>
          <w:rFonts w:ascii="Arial" w:hAnsi="Arial" w:cs="Arial"/>
          <w:color w:val="000000" w:themeColor="text1"/>
          <w:lang w:val="en-US"/>
        </w:rPr>
        <w:fldChar w:fldCharType="end"/>
      </w:r>
      <w:r w:rsidR="005664F2">
        <w:rPr>
          <w:rFonts w:ascii="Arial" w:hAnsi="Arial" w:cs="Arial"/>
          <w:color w:val="000000" w:themeColor="text1"/>
          <w:lang w:val="en-US"/>
        </w:rPr>
        <w:t>.</w:t>
      </w:r>
      <w:ins w:id="120" w:author="Peris Yague, Alba" w:date="2021-05-05T17:08:00Z">
        <w:r w:rsidR="00D15CF9">
          <w:rPr>
            <w:rFonts w:ascii="Arial" w:hAnsi="Arial" w:cs="Arial"/>
            <w:color w:val="000000" w:themeColor="text1"/>
            <w:lang w:val="en-US"/>
          </w:rPr>
          <w:t xml:space="preserve"> </w:t>
        </w:r>
      </w:ins>
    </w:p>
    <w:p w14:paraId="034A2729" w14:textId="6458A776" w:rsidR="003F2198" w:rsidRDefault="00877D42" w:rsidP="002F19E6">
      <w:pPr>
        <w:spacing w:line="480" w:lineRule="auto"/>
        <w:ind w:firstLine="360"/>
        <w:jc w:val="both"/>
        <w:rPr>
          <w:rFonts w:ascii="Arial" w:hAnsi="Arial" w:cs="Arial"/>
          <w:color w:val="000000" w:themeColor="text1"/>
          <w:lang w:val="en-US"/>
        </w:rPr>
      </w:pPr>
      <w:del w:id="121" w:author="Peris Yague, Alba" w:date="2021-05-05T16:17:00Z">
        <w:r w:rsidDel="00702563">
          <w:rPr>
            <w:rFonts w:ascii="Arial" w:hAnsi="Arial" w:cs="Arial"/>
            <w:color w:val="000000" w:themeColor="text1"/>
            <w:lang w:val="en-US"/>
          </w:rPr>
          <w:delText xml:space="preserve">At first glance, the core features of the lag contiguity effect are conflicting with the findings that recall of words nearby an oddball are less well-remembered </w:delText>
        </w:r>
        <w:r w:rsidDel="00702563">
          <w:rPr>
            <w:rFonts w:ascii="Arial" w:hAnsi="Arial" w:cs="Arial"/>
            <w:color w:val="000000" w:themeColor="text1"/>
            <w:lang w:val="en-US"/>
          </w:rPr>
          <w:fldChar w:fldCharType="begin" w:fldLock="1"/>
        </w:r>
        <w:r w:rsidR="005664F2" w:rsidDel="00702563">
          <w:rPr>
            <w:rFonts w:ascii="Arial" w:hAnsi="Arial" w:cs="Arial"/>
            <w:color w:val="000000" w:themeColor="text1"/>
            <w:lang w:val="en-US"/>
          </w:rPr>
          <w:del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2003)","plainTextFormattedCitation":"(Strange et al., 2003)","previouslyFormattedCitation":"(Strange et al., 2003)"},"properties":{"noteIndex":0},"schema":"https://github.com/citation-style-language/schema/raw/master/csl-citation.json"}</w:delInstrText>
        </w:r>
        <w:r w:rsidDel="00702563">
          <w:rPr>
            <w:rFonts w:ascii="Arial" w:hAnsi="Arial" w:cs="Arial"/>
            <w:color w:val="000000" w:themeColor="text1"/>
            <w:lang w:val="en-US"/>
          </w:rPr>
          <w:fldChar w:fldCharType="separate"/>
        </w:r>
        <w:r w:rsidRPr="00877D42" w:rsidDel="00702563">
          <w:rPr>
            <w:rFonts w:ascii="Arial" w:hAnsi="Arial" w:cs="Arial"/>
            <w:noProof/>
            <w:color w:val="000000" w:themeColor="text1"/>
            <w:lang w:val="en-US"/>
          </w:rPr>
          <w:delText>(Strange et al., 2003)</w:delText>
        </w:r>
        <w:r w:rsidDel="00702563">
          <w:rPr>
            <w:rFonts w:ascii="Arial" w:hAnsi="Arial" w:cs="Arial"/>
            <w:color w:val="000000" w:themeColor="text1"/>
            <w:lang w:val="en-US"/>
          </w:rPr>
          <w:fldChar w:fldCharType="end"/>
        </w:r>
        <w:r w:rsidDel="00702563">
          <w:rPr>
            <w:rFonts w:ascii="Arial" w:hAnsi="Arial" w:cs="Arial"/>
            <w:color w:val="000000" w:themeColor="text1"/>
            <w:lang w:val="en-US"/>
          </w:rPr>
          <w:delText xml:space="preserve">. </w:delText>
        </w:r>
        <w:r w:rsidR="005664F2" w:rsidDel="00702563">
          <w:rPr>
            <w:rFonts w:ascii="Arial" w:hAnsi="Arial" w:cs="Arial"/>
            <w:color w:val="000000" w:themeColor="text1"/>
            <w:lang w:val="en-US"/>
          </w:rPr>
          <w:delText xml:space="preserve">However, the eCMR model explained these effects by positing that the oddball presentation produced a source context switch which disrupts temporal context therefore, hindering the recall of the items near the oddball </w:delText>
        </w:r>
        <w:r w:rsidR="005664F2" w:rsidDel="00702563">
          <w:rPr>
            <w:rFonts w:ascii="Arial" w:hAnsi="Arial" w:cs="Arial"/>
            <w:color w:val="000000" w:themeColor="text1"/>
            <w:lang w:val="en-US"/>
          </w:rPr>
          <w:fldChar w:fldCharType="begin" w:fldLock="1"/>
        </w:r>
        <w:r w:rsidR="00110CDD" w:rsidDel="00702563">
          <w:rPr>
            <w:rFonts w:ascii="Arial" w:hAnsi="Arial" w:cs="Arial"/>
            <w:color w:val="000000" w:themeColor="text1"/>
            <w:lang w:val="en-US"/>
          </w:rPr>
          <w:del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2019)","plainTextFormattedCitation":"(Talmi et al., 2019)","previouslyFormattedCitation":"(Talmi et al., 2019)"},"properties":{"noteIndex":0},"schema":"https://github.com/citation-style-language/schema/raw/master/csl-citation.json"}</w:delInstrText>
        </w:r>
        <w:r w:rsidR="005664F2" w:rsidDel="00702563">
          <w:rPr>
            <w:rFonts w:ascii="Arial" w:hAnsi="Arial" w:cs="Arial"/>
            <w:color w:val="000000" w:themeColor="text1"/>
            <w:lang w:val="en-US"/>
          </w:rPr>
          <w:fldChar w:fldCharType="separate"/>
        </w:r>
        <w:r w:rsidR="005664F2" w:rsidRPr="005664F2" w:rsidDel="00702563">
          <w:rPr>
            <w:rFonts w:ascii="Arial" w:hAnsi="Arial" w:cs="Arial"/>
            <w:noProof/>
            <w:color w:val="000000" w:themeColor="text1"/>
            <w:lang w:val="en-US"/>
          </w:rPr>
          <w:delText>(Talmi et al., 2019)</w:delText>
        </w:r>
        <w:r w:rsidR="005664F2" w:rsidDel="00702563">
          <w:rPr>
            <w:rFonts w:ascii="Arial" w:hAnsi="Arial" w:cs="Arial"/>
            <w:color w:val="000000" w:themeColor="text1"/>
            <w:lang w:val="en-US"/>
          </w:rPr>
          <w:fldChar w:fldCharType="end"/>
        </w:r>
        <w:r w:rsidR="006F0FF6" w:rsidDel="00702563">
          <w:rPr>
            <w:rFonts w:ascii="Arial" w:hAnsi="Arial" w:cs="Arial"/>
            <w:color w:val="000000" w:themeColor="text1"/>
            <w:lang w:val="en-US"/>
          </w:rPr>
          <w:delText xml:space="preserve">. This was further explained by applying the model to simulated recall data in which they </w:delText>
        </w:r>
        <w:r w:rsidR="008A5C5E" w:rsidDel="00702563">
          <w:rPr>
            <w:rFonts w:ascii="Arial" w:hAnsi="Arial" w:cs="Arial"/>
            <w:color w:val="000000" w:themeColor="text1"/>
            <w:lang w:val="en-US"/>
          </w:rPr>
          <w:delText>reported decreased CRP of items following the oddball i.e a decreased likelihood of retrieving</w:delText>
        </w:r>
        <w:r w:rsidR="00110CDD" w:rsidDel="00702563">
          <w:rPr>
            <w:rFonts w:ascii="Arial" w:hAnsi="Arial" w:cs="Arial"/>
            <w:color w:val="000000" w:themeColor="text1"/>
            <w:lang w:val="en-US"/>
          </w:rPr>
          <w:delText xml:space="preserve"> items presented right after the oddball </w:delText>
        </w:r>
        <w:r w:rsidR="00110CDD" w:rsidDel="00702563">
          <w:rPr>
            <w:rFonts w:ascii="Arial" w:hAnsi="Arial" w:cs="Arial"/>
            <w:color w:val="000000" w:themeColor="text1"/>
            <w:lang w:val="en-US"/>
          </w:rPr>
          <w:fldChar w:fldCharType="begin" w:fldLock="1"/>
        </w:r>
        <w:r w:rsidR="00EA4E38" w:rsidDel="00702563">
          <w:rPr>
            <w:rFonts w:ascii="Arial" w:hAnsi="Arial" w:cs="Arial"/>
            <w:color w:val="000000" w:themeColor="text1"/>
            <w:lang w:val="en-US"/>
          </w:rPr>
          <w:del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2019)","plainTextFormattedCitation":"(Talmi et al., 2019)","previouslyFormattedCitation":"(Talmi et al., 2019)"},"properties":{"noteIndex":0},"schema":"https://github.com/citation-style-language/schema/raw/master/csl-citation.json"}</w:delInstrText>
        </w:r>
        <w:r w:rsidR="00110CDD" w:rsidDel="00702563">
          <w:rPr>
            <w:rFonts w:ascii="Arial" w:hAnsi="Arial" w:cs="Arial"/>
            <w:color w:val="000000" w:themeColor="text1"/>
            <w:lang w:val="en-US"/>
          </w:rPr>
          <w:fldChar w:fldCharType="separate"/>
        </w:r>
        <w:r w:rsidR="00110CDD" w:rsidRPr="00110CDD" w:rsidDel="00702563">
          <w:rPr>
            <w:rFonts w:ascii="Arial" w:hAnsi="Arial" w:cs="Arial"/>
            <w:noProof/>
            <w:color w:val="000000" w:themeColor="text1"/>
            <w:lang w:val="en-US"/>
          </w:rPr>
          <w:delText>(Talmi et al., 2019)</w:delText>
        </w:r>
        <w:r w:rsidR="00110CDD" w:rsidDel="00702563">
          <w:rPr>
            <w:rFonts w:ascii="Arial" w:hAnsi="Arial" w:cs="Arial"/>
            <w:color w:val="000000" w:themeColor="text1"/>
            <w:lang w:val="en-US"/>
          </w:rPr>
          <w:fldChar w:fldCharType="end"/>
        </w:r>
        <w:r w:rsidR="00110CDD" w:rsidDel="00702563">
          <w:rPr>
            <w:rFonts w:ascii="Arial" w:hAnsi="Arial" w:cs="Arial"/>
            <w:color w:val="000000" w:themeColor="text1"/>
            <w:lang w:val="en-US"/>
          </w:rPr>
          <w:delText>.</w:delText>
        </w:r>
        <w:r w:rsidR="008571EB" w:rsidDel="00702563">
          <w:rPr>
            <w:rFonts w:ascii="Arial" w:hAnsi="Arial" w:cs="Arial"/>
            <w:color w:val="000000" w:themeColor="text1"/>
            <w:lang w:val="en-US"/>
          </w:rPr>
          <w:delText xml:space="preserve"> </w:delText>
        </w:r>
      </w:del>
      <w:r w:rsidR="00A82210">
        <w:rPr>
          <w:rFonts w:ascii="Arial" w:hAnsi="Arial" w:cs="Arial"/>
          <w:color w:val="000000" w:themeColor="text1"/>
          <w:lang w:val="en-US"/>
        </w:rPr>
        <w:t xml:space="preserve">Although the </w:t>
      </w:r>
      <w:proofErr w:type="spellStart"/>
      <w:r w:rsidR="00A82210">
        <w:rPr>
          <w:rFonts w:ascii="Arial" w:hAnsi="Arial" w:cs="Arial"/>
          <w:color w:val="000000" w:themeColor="text1"/>
          <w:lang w:val="en-US"/>
        </w:rPr>
        <w:t>eCMR</w:t>
      </w:r>
      <w:proofErr w:type="spellEnd"/>
      <w:r w:rsidR="00A82210">
        <w:rPr>
          <w:rFonts w:ascii="Arial" w:hAnsi="Arial" w:cs="Arial"/>
          <w:color w:val="000000" w:themeColor="text1"/>
          <w:lang w:val="en-US"/>
        </w:rPr>
        <w:t xml:space="preserve"> model has provided a framework to expand the CMR model </w:t>
      </w:r>
      <w:r w:rsidR="00BC7D73">
        <w:rPr>
          <w:rFonts w:ascii="Arial" w:hAnsi="Arial" w:cs="Arial"/>
          <w:color w:val="000000" w:themeColor="text1"/>
          <w:lang w:val="en-US"/>
        </w:rPr>
        <w:t xml:space="preserve">to </w:t>
      </w:r>
      <w:del w:id="122" w:author="Peris Yague, Alba" w:date="2021-05-06T11:01:00Z">
        <w:r w:rsidR="00BC7D73" w:rsidDel="002F7895">
          <w:rPr>
            <w:rFonts w:ascii="Arial" w:hAnsi="Arial" w:cs="Arial"/>
            <w:color w:val="000000" w:themeColor="text1"/>
            <w:lang w:val="en-US"/>
          </w:rPr>
          <w:delText>the recall of lists containing an</w:delText>
        </w:r>
        <w:r w:rsidR="00A82210" w:rsidDel="002F7895">
          <w:rPr>
            <w:rFonts w:ascii="Arial" w:hAnsi="Arial" w:cs="Arial"/>
            <w:color w:val="000000" w:themeColor="text1"/>
            <w:lang w:val="en-US"/>
          </w:rPr>
          <w:delText xml:space="preserve"> emotional oddball</w:delText>
        </w:r>
      </w:del>
      <w:ins w:id="123" w:author="Peris Yague, Alba" w:date="2021-05-06T11:01:00Z">
        <w:r w:rsidR="002F7895">
          <w:rPr>
            <w:rFonts w:ascii="Arial" w:hAnsi="Arial" w:cs="Arial"/>
            <w:color w:val="000000" w:themeColor="text1"/>
            <w:lang w:val="en-US"/>
          </w:rPr>
          <w:t>emotional settings</w:t>
        </w:r>
      </w:ins>
      <w:r w:rsidR="00BC7D73">
        <w:rPr>
          <w:rFonts w:ascii="Arial" w:hAnsi="Arial" w:cs="Arial"/>
          <w:color w:val="000000" w:themeColor="text1"/>
          <w:lang w:val="en-US"/>
        </w:rPr>
        <w:t xml:space="preserve">, this </w:t>
      </w:r>
      <w:del w:id="124" w:author="Peris Yague, Alba" w:date="2021-05-06T11:01:00Z">
        <w:r w:rsidR="00570392" w:rsidDel="002F7895">
          <w:rPr>
            <w:rFonts w:ascii="Arial" w:hAnsi="Arial" w:cs="Arial"/>
            <w:color w:val="000000" w:themeColor="text1"/>
            <w:lang w:val="en-US"/>
          </w:rPr>
          <w:delText xml:space="preserve">has </w:delText>
        </w:r>
        <w:r w:rsidR="000572DB" w:rsidDel="002F7895">
          <w:rPr>
            <w:rFonts w:ascii="Arial" w:hAnsi="Arial" w:cs="Arial"/>
            <w:color w:val="000000" w:themeColor="text1"/>
            <w:lang w:val="en-US"/>
          </w:rPr>
          <w:delText>yet</w:delText>
        </w:r>
      </w:del>
      <w:ins w:id="125" w:author="Peris Yague, Alba" w:date="2021-05-06T11:01:00Z">
        <w:r w:rsidR="002F7895">
          <w:rPr>
            <w:rFonts w:ascii="Arial" w:hAnsi="Arial" w:cs="Arial"/>
            <w:color w:val="000000" w:themeColor="text1"/>
            <w:lang w:val="en-US"/>
          </w:rPr>
          <w:t>remains</w:t>
        </w:r>
      </w:ins>
      <w:r w:rsidR="000572DB">
        <w:rPr>
          <w:rFonts w:ascii="Arial" w:hAnsi="Arial" w:cs="Arial"/>
          <w:color w:val="000000" w:themeColor="text1"/>
          <w:lang w:val="en-US"/>
        </w:rPr>
        <w:t xml:space="preserve"> to be</w:t>
      </w:r>
      <w:r w:rsidR="00BC7D73">
        <w:rPr>
          <w:rFonts w:ascii="Arial" w:hAnsi="Arial" w:cs="Arial"/>
          <w:color w:val="000000" w:themeColor="text1"/>
          <w:lang w:val="en-US"/>
        </w:rPr>
        <w:t xml:space="preserve"> </w:t>
      </w:r>
      <w:r w:rsidR="000572DB">
        <w:rPr>
          <w:rFonts w:ascii="Arial" w:hAnsi="Arial" w:cs="Arial"/>
          <w:color w:val="000000" w:themeColor="text1"/>
          <w:lang w:val="en-US"/>
        </w:rPr>
        <w:t>investigated</w:t>
      </w:r>
      <w:r w:rsidR="00BC7D73">
        <w:rPr>
          <w:rFonts w:ascii="Arial" w:hAnsi="Arial" w:cs="Arial"/>
          <w:color w:val="000000" w:themeColor="text1"/>
          <w:lang w:val="en-US"/>
        </w:rPr>
        <w:t xml:space="preserve"> empirically</w:t>
      </w:r>
      <w:r w:rsidR="00ED6EE6">
        <w:rPr>
          <w:rFonts w:ascii="Arial" w:hAnsi="Arial" w:cs="Arial"/>
          <w:color w:val="000000" w:themeColor="text1"/>
          <w:lang w:val="en-US"/>
        </w:rPr>
        <w:t xml:space="preserve"> in oddball paradigms</w:t>
      </w:r>
      <w:r w:rsidR="00BC7D73">
        <w:rPr>
          <w:rFonts w:ascii="Arial" w:hAnsi="Arial" w:cs="Arial"/>
          <w:color w:val="000000" w:themeColor="text1"/>
          <w:lang w:val="en-US"/>
        </w:rPr>
        <w:t>.</w:t>
      </w:r>
      <w:r w:rsidR="002A3B46">
        <w:rPr>
          <w:rFonts w:ascii="Arial" w:hAnsi="Arial" w:cs="Arial"/>
          <w:color w:val="000000" w:themeColor="text1"/>
          <w:lang w:val="en-US"/>
        </w:rPr>
        <w:t xml:space="preserve"> </w:t>
      </w:r>
    </w:p>
    <w:p w14:paraId="632ECFE0" w14:textId="159CF4D4" w:rsidR="00A536AA" w:rsidRDefault="00E3792B" w:rsidP="00BE0CE0">
      <w:pPr>
        <w:spacing w:line="480" w:lineRule="auto"/>
        <w:ind w:firstLine="360"/>
        <w:jc w:val="both"/>
        <w:rPr>
          <w:rFonts w:ascii="Arial" w:hAnsi="Arial" w:cs="Arial"/>
          <w:color w:val="000000" w:themeColor="text1"/>
          <w:lang w:val="en-US"/>
        </w:rPr>
      </w:pPr>
      <w:ins w:id="126" w:author="Peris Yague, Alba" w:date="2021-05-05T17:09:00Z">
        <w:r>
          <w:rPr>
            <w:rFonts w:ascii="Arial" w:hAnsi="Arial" w:cs="Arial"/>
            <w:color w:val="000000" w:themeColor="text1"/>
            <w:lang w:val="en-US"/>
          </w:rPr>
          <w:t xml:space="preserve">A </w:t>
        </w:r>
      </w:ins>
      <w:del w:id="127" w:author="Peris Yague, Alba" w:date="2021-05-05T17:09:00Z">
        <w:r w:rsidR="00A863DA" w:rsidDel="00E3792B">
          <w:rPr>
            <w:rFonts w:ascii="Arial" w:hAnsi="Arial" w:cs="Arial"/>
            <w:color w:val="000000" w:themeColor="text1"/>
            <w:lang w:val="en-US"/>
          </w:rPr>
          <w:delText>In the context of the computational models of recall abovementioned, a</w:delText>
        </w:r>
        <w:r w:rsidR="00A536AA" w:rsidRPr="00EA4E38" w:rsidDel="00E3792B">
          <w:rPr>
            <w:rFonts w:ascii="Arial" w:hAnsi="Arial" w:cs="Arial"/>
            <w:color w:val="000000" w:themeColor="text1"/>
            <w:lang w:val="en-US"/>
          </w:rPr>
          <w:delText xml:space="preserve"> </w:delText>
        </w:r>
      </w:del>
      <w:r w:rsidR="00A536AA" w:rsidRPr="00EA4E38">
        <w:rPr>
          <w:rFonts w:ascii="Arial" w:hAnsi="Arial" w:cs="Arial"/>
          <w:color w:val="000000" w:themeColor="text1"/>
          <w:lang w:val="en-US"/>
        </w:rPr>
        <w:t>strong contextual change, produced by an oddball presentation, would predict a contextual item association shift from the oddball presentation onwards</w:t>
      </w:r>
      <w:r w:rsidR="00D80D33">
        <w:rPr>
          <w:rFonts w:ascii="Arial" w:hAnsi="Arial" w:cs="Arial"/>
          <w:color w:val="000000" w:themeColor="text1"/>
          <w:lang w:val="en-US"/>
        </w:rPr>
        <w:t xml:space="preserve"> and</w:t>
      </w:r>
      <w:del w:id="128" w:author="Peris Yague, Alba" w:date="2021-05-06T11:01:00Z">
        <w:r w:rsidR="00D80D33" w:rsidDel="002F7895">
          <w:rPr>
            <w:rFonts w:ascii="Arial" w:hAnsi="Arial" w:cs="Arial"/>
            <w:color w:val="000000" w:themeColor="text1"/>
            <w:lang w:val="en-US"/>
          </w:rPr>
          <w:delText xml:space="preserve">, </w:delText>
        </w:r>
        <w:r w:rsidR="00A536AA" w:rsidRPr="00EA4E38" w:rsidDel="002F7895">
          <w:rPr>
            <w:rFonts w:ascii="Arial" w:hAnsi="Arial" w:cs="Arial"/>
            <w:color w:val="000000" w:themeColor="text1"/>
            <w:lang w:val="en-US"/>
          </w:rPr>
          <w:delText xml:space="preserve"> </w:delText>
        </w:r>
        <w:r w:rsidR="00D80D33" w:rsidDel="002F7895">
          <w:rPr>
            <w:rFonts w:ascii="Arial" w:hAnsi="Arial" w:cs="Arial"/>
            <w:color w:val="000000" w:themeColor="text1"/>
            <w:lang w:val="en-US"/>
          </w:rPr>
          <w:delText>b</w:delText>
        </w:r>
        <w:r w:rsidR="00997603" w:rsidDel="002F7895">
          <w:rPr>
            <w:rFonts w:ascii="Arial" w:hAnsi="Arial" w:cs="Arial"/>
            <w:color w:val="000000" w:themeColor="text1"/>
            <w:lang w:val="en-US"/>
          </w:rPr>
          <w:delText>ased on previous work,</w:delText>
        </w:r>
      </w:del>
      <w:r w:rsidR="00997603">
        <w:rPr>
          <w:rFonts w:ascii="Arial" w:hAnsi="Arial" w:cs="Arial"/>
          <w:color w:val="000000" w:themeColor="text1"/>
          <w:lang w:val="en-US"/>
        </w:rPr>
        <w:t xml:space="preserve"> w</w:t>
      </w:r>
      <w:r w:rsidR="00EA4E38">
        <w:rPr>
          <w:rFonts w:ascii="Arial" w:hAnsi="Arial" w:cs="Arial"/>
          <w:color w:val="000000" w:themeColor="text1"/>
          <w:lang w:val="en-US"/>
        </w:rPr>
        <w:t xml:space="preserve">e would expect oddballs to be recalled early </w:t>
      </w:r>
      <w:r w:rsidR="009D0BBF">
        <w:rPr>
          <w:rFonts w:ascii="Arial" w:hAnsi="Arial" w:cs="Arial"/>
          <w:color w:val="000000" w:themeColor="text1"/>
          <w:lang w:val="en-US"/>
        </w:rPr>
        <w:t>in recall order</w:t>
      </w:r>
      <w:r w:rsidR="00EA4E38">
        <w:rPr>
          <w:rFonts w:ascii="Arial" w:hAnsi="Arial" w:cs="Arial"/>
          <w:color w:val="000000" w:themeColor="text1"/>
          <w:lang w:val="en-US"/>
        </w:rPr>
        <w:t xml:space="preserve"> </w:t>
      </w:r>
      <w:r w:rsidR="00EA4E38">
        <w:rPr>
          <w:rFonts w:ascii="Arial" w:hAnsi="Arial" w:cs="Arial"/>
          <w:color w:val="000000" w:themeColor="text1"/>
          <w:lang w:val="en-US"/>
        </w:rPr>
        <w:fldChar w:fldCharType="begin" w:fldLock="1"/>
      </w:r>
      <w:r w:rsidR="00560B52">
        <w:rPr>
          <w:rFonts w:ascii="Arial" w:hAnsi="Arial" w:cs="Arial"/>
          <w:color w:val="000000" w:themeColor="text1"/>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memory","type":"article-journal","volume":"126"},"uris":["http://www.mendeley.com/documents/?uuid=4ec1e991-fe62-44d7-afe6-0b39b3def0ba"]},{"id":"ITEM-2","itemData":{"DOI":"10.3389/fnhum.2014.00410","ISSN":"16625161","abstract":"Evidence from neuropsychology and neuroimaging indicate that the pre-frontal cortex (PFC) plays an important role in human memory. Although frontal patients are able to form new memories, these memories appear qualitatively different from those of controls by lacking distinctiveness. Neuroimaging studies of memory indicate activation in the PFC under deep encoding conditions, and under conditions of semantic elaboration. Based on these results, we hypothesize that the PFC enhances memory by extracting differences and commonalities in the studied material. To test this hypothesis, we carried out an experimental investigation to test the relationship between the PFC-dependent factors and semantic factors associated with common and specific features of words. These experiments were performed using Free-Recall of word lists with healthy adults, exploiting the correlation between PFC function and fluid intelligence. As predicted, a correlation was found between fluid intelligence and the Von-Restorff effect (better memory for semantic isolates, e.g., isolate \"cat\" within category members of \"fruit\"). Moreover, memory for the semantic isolate was found to depend on the isolate's serial position. The isolate item tends to be recalled first, in comparison to non-isolates, suggesting that the process interacts with short term memory. These results are captured within a computational model of free recall, which includes a PFC mechanism that is sensitive to both commonality and distinctiveness, sustaining a trade-off between the two. © 2014 Elhalal, Davelaar and Usher.","author":[{"dropping-particle":"","family":"Elhalal","given":"Anat","non-dropping-particle":"","parse-names":false,"suffix":""},{"dropping-particle":"","family":"Davelaar","given":"Eddy J.","non-dropping-particle":"","parse-names":false,"suffix":""},{"dropping-particle":"","family":"Usher","given":"Marius","non-dropping-particle":"","parse-names":false,"suffix":""}],"container-title":"Frontiers in Human Neuroscience","id":"ITEM-2","issue":"JUNE","issued":{"date-parts":[["2014"]]},"page":"1-20","title":"The role of the frontal cortex in memory: An investigation of the Von Restorff effect","type":"article-journal","volume":"8"},"uris":["http://www.mendeley.com/documents/?uuid=e2bf1196-2ce4-42a8-93f3-2b8d565c6e92"]}],"mendeley":{"formattedCitation":"(Elhalal, Davelaar, &amp; Usher, 2014; Talmi et al., 2019)","plainTextFormattedCitation":"(Elhalal, Davelaar, &amp; Usher, 2014; Talmi et al., 2019)","previouslyFormattedCitation":"(Elhalal, Davelaar, &amp; Usher, 2014; Talmi et al., 2019)"},"properties":{"noteIndex":0},"schema":"https://github.com/citation-style-language/schema/raw/master/csl-citation.json"}</w:instrText>
      </w:r>
      <w:r w:rsidR="00EA4E38">
        <w:rPr>
          <w:rFonts w:ascii="Arial" w:hAnsi="Arial" w:cs="Arial"/>
          <w:color w:val="000000" w:themeColor="text1"/>
          <w:lang w:val="en-US"/>
        </w:rPr>
        <w:fldChar w:fldCharType="separate"/>
      </w:r>
      <w:r w:rsidR="00560B52" w:rsidRPr="00560B52">
        <w:rPr>
          <w:rFonts w:ascii="Arial" w:hAnsi="Arial" w:cs="Arial"/>
          <w:noProof/>
          <w:color w:val="000000" w:themeColor="text1"/>
          <w:lang w:val="en-US"/>
        </w:rPr>
        <w:t>(Elhalal, Davelaar, &amp; Usher, 2014; Talmi et al., 2019)</w:t>
      </w:r>
      <w:r w:rsidR="00EA4E38">
        <w:rPr>
          <w:rFonts w:ascii="Arial" w:hAnsi="Arial" w:cs="Arial"/>
          <w:color w:val="000000" w:themeColor="text1"/>
          <w:lang w:val="en-US"/>
        </w:rPr>
        <w:fldChar w:fldCharType="end"/>
      </w:r>
      <w:r w:rsidR="00186E4D">
        <w:rPr>
          <w:rFonts w:ascii="Arial" w:hAnsi="Arial" w:cs="Arial"/>
          <w:color w:val="000000" w:themeColor="text1"/>
          <w:lang w:val="en-US"/>
        </w:rPr>
        <w:t xml:space="preserve">. </w:t>
      </w:r>
      <w:r w:rsidR="001C0F81">
        <w:rPr>
          <w:rFonts w:ascii="Arial" w:hAnsi="Arial" w:cs="Arial"/>
          <w:color w:val="000000" w:themeColor="text1"/>
          <w:lang w:val="en-US"/>
        </w:rPr>
        <w:t xml:space="preserve">Furthermore, computational models have shown that optimal recall occurs when recall </w:t>
      </w:r>
      <w:del w:id="129" w:author="Peris Yague, Alba" w:date="2021-05-06T11:02:00Z">
        <w:r w:rsidR="001C0F81" w:rsidDel="002F7895">
          <w:rPr>
            <w:rFonts w:ascii="Arial" w:hAnsi="Arial" w:cs="Arial"/>
            <w:color w:val="000000" w:themeColor="text1"/>
            <w:lang w:val="en-US"/>
          </w:rPr>
          <w:delText>is initiated</w:delText>
        </w:r>
      </w:del>
      <w:ins w:id="130" w:author="Peris Yague, Alba" w:date="2021-05-06T11:02:00Z">
        <w:r w:rsidR="002F7895">
          <w:rPr>
            <w:rFonts w:ascii="Arial" w:hAnsi="Arial" w:cs="Arial"/>
            <w:color w:val="000000" w:themeColor="text1"/>
            <w:lang w:val="en-US"/>
          </w:rPr>
          <w:t>begins</w:t>
        </w:r>
      </w:ins>
      <w:r w:rsidR="001C0F81">
        <w:rPr>
          <w:rFonts w:ascii="Arial" w:hAnsi="Arial" w:cs="Arial"/>
          <w:color w:val="000000" w:themeColor="text1"/>
          <w:lang w:val="en-US"/>
        </w:rPr>
        <w:t xml:space="preserve"> at the beginning of a list and there is a strong forward-contiguity </w:t>
      </w:r>
      <w:r w:rsidR="001C0F81">
        <w:rPr>
          <w:rFonts w:ascii="Arial" w:hAnsi="Arial" w:cs="Arial"/>
          <w:color w:val="000000" w:themeColor="text1"/>
          <w:lang w:val="en-US"/>
        </w:rPr>
        <w:fldChar w:fldCharType="begin" w:fldLock="1"/>
      </w:r>
      <w:r w:rsidR="008737FD">
        <w:rPr>
          <w:rFonts w:ascii="Arial" w:hAnsi="Arial" w:cs="Arial"/>
          <w:color w:val="000000" w:themeColor="text1"/>
          <w:lang w:val="en-US"/>
        </w:rPr>
        <w:instrText>ADDIN CSL_CITATION {"citationItems":[{"id":"ITEM-1","itemData":{"DOI":"10.31234/osf.io/sgepb","ISSN":"1884-2259","author":[{"dropping-particle":"","family":"Zhang","given":"Qiong","non-dropping-particle":"","parse-names":false,"suffix":""},{"dropping-particle":"","family":"Griffiths","given":"Thomas L.","non-dropping-particle":"","parse-names":false,"suffix":""},{"dropping-particle":"","family":"Norman","given":"Kenneth A.","non-dropping-particle":"","parse-names":false,"suffix":""}],"container-title":"PsyArxiv","id":"ITEM-1","issued":{"date-parts":[["2021"]]},"title":"Optimal policies for free recall","type":"article-journal"},"uris":["http://www.mendeley.com/documents/?uuid=7696aa88-57f1-435d-8ca5-609ff54130b4"]}],"mendeley":{"formattedCitation":"(Zhang, Griffiths, &amp; Norman, 2021)","plainTextFormattedCitation":"(Zhang, Griffiths, &amp; Norman, 2021)","previouslyFormattedCitation":"(Zhang, Griffiths, &amp; Norman, 2021)"},"properties":{"noteIndex":0},"schema":"https://github.com/citation-style-language/schema/raw/master/csl-citation.json"}</w:instrText>
      </w:r>
      <w:r w:rsidR="001C0F81">
        <w:rPr>
          <w:rFonts w:ascii="Arial" w:hAnsi="Arial" w:cs="Arial"/>
          <w:color w:val="000000" w:themeColor="text1"/>
          <w:lang w:val="en-US"/>
        </w:rPr>
        <w:fldChar w:fldCharType="separate"/>
      </w:r>
      <w:r w:rsidR="00560B52" w:rsidRPr="00560B52">
        <w:rPr>
          <w:rFonts w:ascii="Arial" w:hAnsi="Arial" w:cs="Arial"/>
          <w:noProof/>
          <w:color w:val="000000" w:themeColor="text1"/>
          <w:lang w:val="en-US"/>
        </w:rPr>
        <w:t>(Zhang, Griffiths, &amp; Norman, 2021)</w:t>
      </w:r>
      <w:r w:rsidR="001C0F81">
        <w:rPr>
          <w:rFonts w:ascii="Arial" w:hAnsi="Arial" w:cs="Arial"/>
          <w:color w:val="000000" w:themeColor="text1"/>
          <w:lang w:val="en-US"/>
        </w:rPr>
        <w:fldChar w:fldCharType="end"/>
      </w:r>
      <w:r w:rsidR="001C0F81">
        <w:rPr>
          <w:rFonts w:ascii="Arial" w:hAnsi="Arial" w:cs="Arial"/>
          <w:color w:val="000000" w:themeColor="text1"/>
          <w:lang w:val="en-US"/>
        </w:rPr>
        <w:t xml:space="preserve">. </w:t>
      </w:r>
      <w:r w:rsidR="00186E4D">
        <w:rPr>
          <w:rFonts w:ascii="Arial" w:hAnsi="Arial" w:cs="Arial"/>
          <w:color w:val="000000" w:themeColor="text1"/>
          <w:lang w:val="en-US"/>
        </w:rPr>
        <w:t>Given the shift in source context</w:t>
      </w:r>
      <w:r w:rsidR="004A1D16">
        <w:rPr>
          <w:rFonts w:ascii="Arial" w:hAnsi="Arial" w:cs="Arial"/>
          <w:color w:val="000000" w:themeColor="text1"/>
          <w:lang w:val="en-US"/>
        </w:rPr>
        <w:t>,</w:t>
      </w:r>
      <w:r w:rsidR="00186E4D">
        <w:rPr>
          <w:rFonts w:ascii="Arial" w:hAnsi="Arial" w:cs="Arial"/>
          <w:color w:val="000000" w:themeColor="text1"/>
          <w:lang w:val="en-US"/>
        </w:rPr>
        <w:t xml:space="preserve"> we would </w:t>
      </w:r>
      <w:r w:rsidR="004A1D16">
        <w:rPr>
          <w:rFonts w:ascii="Arial" w:hAnsi="Arial" w:cs="Arial"/>
          <w:color w:val="000000" w:themeColor="text1"/>
          <w:lang w:val="en-US"/>
        </w:rPr>
        <w:t>anticipate</w:t>
      </w:r>
      <w:r w:rsidR="00186E4D">
        <w:rPr>
          <w:rFonts w:ascii="Arial" w:hAnsi="Arial" w:cs="Arial"/>
          <w:color w:val="000000" w:themeColor="text1"/>
          <w:lang w:val="en-US"/>
        </w:rPr>
        <w:t xml:space="preserve"> for items studied after the oddball at encoding to be strongly coupled with the oddballs at retrieval, and therefore, for items following the oddball to show enhanced CRP</w:t>
      </w:r>
      <w:r w:rsidR="00616E0C">
        <w:rPr>
          <w:rFonts w:ascii="Arial" w:hAnsi="Arial" w:cs="Arial"/>
          <w:color w:val="000000" w:themeColor="text1"/>
          <w:lang w:val="en-US"/>
        </w:rPr>
        <w:t>s</w:t>
      </w:r>
      <w:r w:rsidR="00186E4D">
        <w:rPr>
          <w:rFonts w:ascii="Arial" w:hAnsi="Arial" w:cs="Arial"/>
          <w:color w:val="000000" w:themeColor="text1"/>
          <w:lang w:val="en-US"/>
        </w:rPr>
        <w:t xml:space="preserve">. </w:t>
      </w:r>
      <w:del w:id="131" w:author="Peris Yague, Alba" w:date="2021-05-06T11:04:00Z">
        <w:r w:rsidR="00283032" w:rsidDel="002F7895">
          <w:rPr>
            <w:rFonts w:ascii="Arial" w:hAnsi="Arial" w:cs="Arial"/>
            <w:color w:val="000000" w:themeColor="text1"/>
            <w:lang w:val="en-US"/>
          </w:rPr>
          <w:delText>Specifically, we</w:delText>
        </w:r>
      </w:del>
      <w:ins w:id="132" w:author="Peris Yague, Alba" w:date="2021-05-06T11:04:00Z">
        <w:r w:rsidR="002F7895">
          <w:rPr>
            <w:rFonts w:ascii="Arial" w:hAnsi="Arial" w:cs="Arial"/>
            <w:color w:val="000000" w:themeColor="text1"/>
            <w:lang w:val="en-US"/>
          </w:rPr>
          <w:t>We</w:t>
        </w:r>
      </w:ins>
      <w:r w:rsidR="00283032">
        <w:rPr>
          <w:rFonts w:ascii="Arial" w:hAnsi="Arial" w:cs="Arial"/>
          <w:color w:val="000000" w:themeColor="text1"/>
          <w:lang w:val="en-US"/>
        </w:rPr>
        <w:t xml:space="preserve"> hypothesize this forward lag contiguity enhancement </w:t>
      </w:r>
      <w:r w:rsidR="004A1D16">
        <w:rPr>
          <w:rFonts w:ascii="Arial" w:hAnsi="Arial" w:cs="Arial"/>
          <w:color w:val="000000" w:themeColor="text1"/>
          <w:lang w:val="en-US"/>
        </w:rPr>
        <w:t>account</w:t>
      </w:r>
      <w:r w:rsidR="00616E0C">
        <w:rPr>
          <w:rFonts w:ascii="Arial" w:hAnsi="Arial" w:cs="Arial"/>
          <w:color w:val="000000" w:themeColor="text1"/>
          <w:lang w:val="en-US"/>
        </w:rPr>
        <w:t>s</w:t>
      </w:r>
      <w:r w:rsidR="004A1D16">
        <w:rPr>
          <w:rFonts w:ascii="Arial" w:hAnsi="Arial" w:cs="Arial"/>
          <w:color w:val="000000" w:themeColor="text1"/>
          <w:lang w:val="en-US"/>
        </w:rPr>
        <w:t xml:space="preserve"> for</w:t>
      </w:r>
      <w:r w:rsidR="00283032">
        <w:rPr>
          <w:rFonts w:ascii="Arial" w:hAnsi="Arial" w:cs="Arial"/>
          <w:color w:val="000000" w:themeColor="text1"/>
          <w:lang w:val="en-US"/>
        </w:rPr>
        <w:t xml:space="preserve"> the retrograde amnesic effect</w:t>
      </w:r>
      <w:ins w:id="133" w:author="Peris Yague, Alba" w:date="2021-05-06T11:04:00Z">
        <w:r w:rsidR="002F7895">
          <w:rPr>
            <w:rFonts w:ascii="Arial" w:hAnsi="Arial" w:cs="Arial"/>
            <w:color w:val="000000" w:themeColor="text1"/>
            <w:lang w:val="en-US"/>
          </w:rPr>
          <w:t xml:space="preserve">, </w:t>
        </w:r>
      </w:ins>
      <w:proofErr w:type="spellStart"/>
      <w:ins w:id="134" w:author="Peris Yague, Alba" w:date="2021-05-06T11:05:00Z">
        <w:r w:rsidR="002F7895">
          <w:rPr>
            <w:rFonts w:ascii="Arial" w:hAnsi="Arial" w:cs="Arial"/>
            <w:color w:val="000000" w:themeColor="text1"/>
            <w:lang w:val="en-US"/>
          </w:rPr>
          <w:t>i.e</w:t>
        </w:r>
        <w:proofErr w:type="spellEnd"/>
        <w:r w:rsidR="002F7895">
          <w:rPr>
            <w:rFonts w:ascii="Arial" w:hAnsi="Arial" w:cs="Arial"/>
            <w:color w:val="000000" w:themeColor="text1"/>
            <w:lang w:val="en-US"/>
          </w:rPr>
          <w:t xml:space="preserve"> </w:t>
        </w:r>
      </w:ins>
      <w:del w:id="135" w:author="Peris Yague, Alba" w:date="2021-05-06T11:04:00Z">
        <w:r w:rsidR="00283032" w:rsidDel="002F7895">
          <w:rPr>
            <w:rFonts w:ascii="Arial" w:hAnsi="Arial" w:cs="Arial"/>
            <w:color w:val="000000" w:themeColor="text1"/>
            <w:lang w:val="en-US"/>
          </w:rPr>
          <w:delText xml:space="preserve">. </w:delText>
        </w:r>
        <w:r w:rsidR="009D0BBF" w:rsidDel="002F7895">
          <w:rPr>
            <w:rFonts w:ascii="Arial" w:hAnsi="Arial" w:cs="Arial"/>
            <w:color w:val="000000" w:themeColor="text1"/>
            <w:lang w:val="en-US"/>
          </w:rPr>
          <w:delText xml:space="preserve">That is, </w:delText>
        </w:r>
      </w:del>
      <w:r w:rsidR="009D0BBF">
        <w:rPr>
          <w:rFonts w:ascii="Arial" w:hAnsi="Arial" w:cs="Arial"/>
          <w:color w:val="000000" w:themeColor="text1"/>
          <w:lang w:val="en-US"/>
        </w:rPr>
        <w:t xml:space="preserve">if an oddball is well remembered and involves a forward progression of recall, it will be less likely that preceding items </w:t>
      </w:r>
      <w:del w:id="136" w:author="Peris Yague, Alba" w:date="2021-05-05T17:41:00Z">
        <w:r w:rsidR="009D0BBF" w:rsidDel="00EB13D3">
          <w:rPr>
            <w:rFonts w:ascii="Arial" w:hAnsi="Arial" w:cs="Arial"/>
            <w:color w:val="000000" w:themeColor="text1"/>
            <w:lang w:val="en-US"/>
          </w:rPr>
          <w:delText xml:space="preserve">(i.e oddball-1) </w:delText>
        </w:r>
      </w:del>
      <w:r w:rsidR="009D0BBF">
        <w:rPr>
          <w:rFonts w:ascii="Arial" w:hAnsi="Arial" w:cs="Arial"/>
          <w:color w:val="000000" w:themeColor="text1"/>
          <w:lang w:val="en-US"/>
        </w:rPr>
        <w:t xml:space="preserve">will be recalled. </w:t>
      </w:r>
    </w:p>
    <w:p w14:paraId="457BDE81" w14:textId="38C89FB2" w:rsidR="00D973DA" w:rsidRPr="000D031A" w:rsidRDefault="00D44230" w:rsidP="00EB31CA">
      <w:pPr>
        <w:spacing w:line="480" w:lineRule="auto"/>
        <w:ind w:firstLine="720"/>
        <w:jc w:val="both"/>
        <w:rPr>
          <w:rFonts w:ascii="Arial" w:hAnsi="Arial" w:cs="Arial"/>
          <w:color w:val="000000" w:themeColor="text1"/>
          <w:lang w:val="en-US"/>
        </w:rPr>
      </w:pPr>
      <w:r>
        <w:rPr>
          <w:rFonts w:ascii="Arial" w:hAnsi="Arial" w:cs="Arial"/>
          <w:color w:val="000000" w:themeColor="text1"/>
          <w:lang w:val="en-US"/>
        </w:rPr>
        <w:t>I</w:t>
      </w:r>
      <w:r w:rsidR="007D22F8">
        <w:rPr>
          <w:rFonts w:ascii="Arial" w:hAnsi="Arial" w:cs="Arial"/>
          <w:color w:val="000000" w:themeColor="text1"/>
          <w:lang w:val="en-US"/>
        </w:rPr>
        <w:t>n the present study</w:t>
      </w:r>
      <w:r>
        <w:rPr>
          <w:rFonts w:ascii="Arial" w:hAnsi="Arial" w:cs="Arial"/>
          <w:color w:val="000000" w:themeColor="text1"/>
          <w:lang w:val="en-US"/>
        </w:rPr>
        <w:t>,</w:t>
      </w:r>
      <w:r w:rsidR="007D22F8">
        <w:rPr>
          <w:rFonts w:ascii="Arial" w:hAnsi="Arial" w:cs="Arial"/>
          <w:color w:val="000000" w:themeColor="text1"/>
          <w:lang w:val="en-US"/>
        </w:rPr>
        <w:t xml:space="preserve"> we aim to </w:t>
      </w:r>
      <w:r w:rsidR="00750A9E">
        <w:rPr>
          <w:rFonts w:ascii="Arial" w:hAnsi="Arial" w:cs="Arial"/>
          <w:color w:val="000000" w:themeColor="text1"/>
          <w:lang w:val="en-US"/>
        </w:rPr>
        <w:t>investigate oddball effects</w:t>
      </w:r>
      <w:r w:rsidR="00C905F2">
        <w:rPr>
          <w:rFonts w:ascii="Arial" w:hAnsi="Arial" w:cs="Arial"/>
          <w:color w:val="000000" w:themeColor="text1"/>
          <w:lang w:val="en-US"/>
        </w:rPr>
        <w:t xml:space="preserve"> on CRP curves</w:t>
      </w:r>
      <w:r w:rsidR="00CB526A">
        <w:rPr>
          <w:rFonts w:ascii="Arial" w:hAnsi="Arial" w:cs="Arial"/>
          <w:color w:val="000000" w:themeColor="text1"/>
          <w:lang w:val="en-US"/>
        </w:rPr>
        <w:t>, using emotional and perceptual oddballs,</w:t>
      </w:r>
      <w:r w:rsidR="00F220AE">
        <w:rPr>
          <w:rFonts w:ascii="Arial" w:hAnsi="Arial" w:cs="Arial"/>
          <w:color w:val="000000" w:themeColor="text1"/>
          <w:lang w:val="en-US"/>
        </w:rPr>
        <w:t xml:space="preserve"> in </w:t>
      </w:r>
      <w:del w:id="137" w:author="Peris Yague, Alba" w:date="2021-05-05T17:09:00Z">
        <w:r w:rsidR="00F220AE" w:rsidDel="00E3792B">
          <w:rPr>
            <w:rFonts w:ascii="Arial" w:hAnsi="Arial" w:cs="Arial"/>
            <w:color w:val="000000" w:themeColor="text1"/>
            <w:lang w:val="en-US"/>
          </w:rPr>
          <w:delText xml:space="preserve">a sample of 70 </w:delText>
        </w:r>
      </w:del>
      <w:r w:rsidR="00F220AE">
        <w:rPr>
          <w:rFonts w:ascii="Arial" w:hAnsi="Arial" w:cs="Arial"/>
          <w:color w:val="000000" w:themeColor="text1"/>
          <w:lang w:val="en-US"/>
        </w:rPr>
        <w:t>healthy young participants</w:t>
      </w:r>
      <w:ins w:id="138" w:author="Peris Yague, Alba" w:date="2021-05-05T17:09:00Z">
        <w:r w:rsidR="00E3792B">
          <w:rPr>
            <w:rFonts w:ascii="Arial" w:hAnsi="Arial" w:cs="Arial"/>
            <w:color w:val="000000" w:themeColor="text1"/>
            <w:lang w:val="en-US"/>
          </w:rPr>
          <w:t xml:space="preserve"> (N=70)</w:t>
        </w:r>
      </w:ins>
      <w:r w:rsidR="00F220AE">
        <w:rPr>
          <w:rFonts w:ascii="Arial" w:hAnsi="Arial" w:cs="Arial"/>
          <w:color w:val="000000" w:themeColor="text1"/>
          <w:lang w:val="en-US"/>
        </w:rPr>
        <w:t>,</w:t>
      </w:r>
      <w:r w:rsidR="00750A9E">
        <w:rPr>
          <w:rFonts w:ascii="Arial" w:hAnsi="Arial" w:cs="Arial"/>
          <w:color w:val="000000" w:themeColor="text1"/>
          <w:lang w:val="en-US"/>
        </w:rPr>
        <w:t xml:space="preserve"> on </w:t>
      </w:r>
      <w:r w:rsidR="00E2571F">
        <w:rPr>
          <w:rFonts w:ascii="Arial" w:hAnsi="Arial" w:cs="Arial"/>
          <w:color w:val="000000" w:themeColor="text1"/>
          <w:lang w:val="en-US"/>
        </w:rPr>
        <w:t>a</w:t>
      </w:r>
      <w:r w:rsidR="00F220AE">
        <w:rPr>
          <w:rFonts w:ascii="Arial" w:hAnsi="Arial" w:cs="Arial"/>
          <w:color w:val="000000" w:themeColor="text1"/>
          <w:lang w:val="en-US"/>
        </w:rPr>
        <w:t xml:space="preserve"> Spanish </w:t>
      </w:r>
      <w:r w:rsidR="00F220AE">
        <w:rPr>
          <w:rFonts w:ascii="Arial" w:hAnsi="Arial" w:cs="Arial"/>
          <w:color w:val="000000" w:themeColor="text1"/>
          <w:lang w:val="en-US"/>
        </w:rPr>
        <w:lastRenderedPageBreak/>
        <w:t>version of the</w:t>
      </w:r>
      <w:r w:rsidR="00E2571F">
        <w:rPr>
          <w:rFonts w:ascii="Arial" w:hAnsi="Arial" w:cs="Arial"/>
          <w:color w:val="000000" w:themeColor="text1"/>
          <w:lang w:val="en-US"/>
        </w:rPr>
        <w:t xml:space="preserve"> oddball </w:t>
      </w:r>
      <w:r w:rsidR="00750A9E">
        <w:rPr>
          <w:rFonts w:ascii="Arial" w:hAnsi="Arial" w:cs="Arial"/>
          <w:color w:val="000000" w:themeColor="text1"/>
          <w:lang w:val="en-US"/>
        </w:rPr>
        <w:t>free recall</w:t>
      </w:r>
      <w:r w:rsidR="00E2571F">
        <w:rPr>
          <w:rFonts w:ascii="Arial" w:hAnsi="Arial" w:cs="Arial"/>
          <w:color w:val="000000" w:themeColor="text1"/>
          <w:lang w:val="en-US"/>
        </w:rPr>
        <w:t xml:space="preserve"> paradigm</w:t>
      </w:r>
      <w:r w:rsidR="00983473">
        <w:rPr>
          <w:rFonts w:ascii="Arial" w:hAnsi="Arial" w:cs="Arial"/>
          <w:color w:val="000000" w:themeColor="text1"/>
          <w:lang w:val="en-US"/>
        </w:rPr>
        <w:t xml:space="preserve"> </w:t>
      </w:r>
      <w:del w:id="139" w:author="Peris Yague, Alba" w:date="2021-05-05T17:42:00Z">
        <w:r w:rsidR="00F220AE" w:rsidDel="00DE2C59">
          <w:rPr>
            <w:rFonts w:ascii="Arial" w:hAnsi="Arial" w:cs="Arial"/>
            <w:color w:val="000000" w:themeColor="text1"/>
            <w:lang w:val="en-US"/>
          </w:rPr>
          <w:delText xml:space="preserve">originally </w:delText>
        </w:r>
      </w:del>
      <w:r w:rsidR="00F220AE">
        <w:rPr>
          <w:rFonts w:ascii="Arial" w:hAnsi="Arial" w:cs="Arial"/>
          <w:color w:val="000000" w:themeColor="text1"/>
          <w:lang w:val="en-US"/>
        </w:rPr>
        <w:t xml:space="preserve">reported in </w:t>
      </w:r>
      <w:r w:rsidR="00F220AE">
        <w:rPr>
          <w:rFonts w:ascii="Arial" w:hAnsi="Arial" w:cs="Arial"/>
          <w:color w:val="000000" w:themeColor="text1"/>
          <w:lang w:val="en-US"/>
        </w:rPr>
        <w:fldChar w:fldCharType="begin" w:fldLock="1"/>
      </w:r>
      <w:r w:rsidR="00BA3B3C">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β-adrenergic-dependent","type":"article-journal","volume":"100"},"uris":["http://www.mendeley.com/documents/?uuid=d6435f94-11ec-4a87-9beb-282b33dbacdb"]}],"mendeley":{"formattedCitation":"(B.A. Strange et al., 2003)","manualFormatting":"Strange et al. (2003)","plainTextFormattedCitation":"(B.A. Strange et al., 2003)","previouslyFormattedCitation":"(B.A. Strange et al., 2003)"},"properties":{"noteIndex":0},"schema":"https://github.com/citation-style-language/schema/raw/master/csl-citation.json"}</w:instrText>
      </w:r>
      <w:r w:rsidR="00F220AE">
        <w:rPr>
          <w:rFonts w:ascii="Arial" w:hAnsi="Arial" w:cs="Arial"/>
          <w:color w:val="000000" w:themeColor="text1"/>
          <w:lang w:val="en-US"/>
        </w:rPr>
        <w:fldChar w:fldCharType="separate"/>
      </w:r>
      <w:r w:rsidR="00F220AE" w:rsidRPr="00F220AE">
        <w:rPr>
          <w:rFonts w:ascii="Arial" w:hAnsi="Arial" w:cs="Arial"/>
          <w:noProof/>
          <w:color w:val="000000" w:themeColor="text1"/>
          <w:lang w:val="en-US"/>
        </w:rPr>
        <w:t>Strange et al.</w:t>
      </w:r>
      <w:r w:rsidR="00F220AE">
        <w:rPr>
          <w:rFonts w:ascii="Arial" w:hAnsi="Arial" w:cs="Arial"/>
          <w:noProof/>
          <w:color w:val="000000" w:themeColor="text1"/>
          <w:lang w:val="en-US"/>
        </w:rPr>
        <w:t xml:space="preserve"> (</w:t>
      </w:r>
      <w:r w:rsidR="00F220AE" w:rsidRPr="00F220AE">
        <w:rPr>
          <w:rFonts w:ascii="Arial" w:hAnsi="Arial" w:cs="Arial"/>
          <w:noProof/>
          <w:color w:val="000000" w:themeColor="text1"/>
          <w:lang w:val="en-US"/>
        </w:rPr>
        <w:t>2003)</w:t>
      </w:r>
      <w:r w:rsidR="00F220AE">
        <w:rPr>
          <w:rFonts w:ascii="Arial" w:hAnsi="Arial" w:cs="Arial"/>
          <w:color w:val="000000" w:themeColor="text1"/>
          <w:lang w:val="en-US"/>
        </w:rPr>
        <w:fldChar w:fldCharType="end"/>
      </w:r>
      <w:r w:rsidR="001230CB">
        <w:rPr>
          <w:rFonts w:ascii="Arial" w:hAnsi="Arial" w:cs="Arial"/>
          <w:color w:val="000000" w:themeColor="text1"/>
          <w:lang w:val="en-US"/>
        </w:rPr>
        <w:t>.</w:t>
      </w:r>
      <w:r w:rsidR="00F220AE">
        <w:rPr>
          <w:rFonts w:ascii="Arial" w:hAnsi="Arial" w:cs="Arial"/>
          <w:color w:val="000000" w:themeColor="text1"/>
          <w:lang w:val="en-US"/>
        </w:rPr>
        <w:t xml:space="preserve"> </w:t>
      </w:r>
      <w:del w:id="140" w:author="Peris Yague, Alba" w:date="2021-05-05T17:10:00Z">
        <w:r w:rsidR="001230CB" w:rsidDel="00E3792B">
          <w:rPr>
            <w:rFonts w:ascii="Arial" w:hAnsi="Arial" w:cs="Arial"/>
            <w:color w:val="000000" w:themeColor="text1"/>
            <w:lang w:val="en-US"/>
          </w:rPr>
          <w:delText xml:space="preserve">Previously reported retrograde amnesia effects </w:delText>
        </w:r>
        <w:r w:rsidR="001230CB" w:rsidDel="00E3792B">
          <w:rPr>
            <w:rFonts w:ascii="Arial" w:hAnsi="Arial" w:cs="Arial"/>
            <w:color w:val="000000" w:themeColor="text1"/>
            <w:lang w:val="en-US"/>
          </w:rPr>
          <w:fldChar w:fldCharType="begin" w:fldLock="1"/>
        </w:r>
        <w:r w:rsidR="00A362B0" w:rsidDel="00E3792B">
          <w:rPr>
            <w:rFonts w:ascii="Arial" w:hAnsi="Arial" w:cs="Arial"/>
            <w:color w:val="000000" w:themeColor="text1"/>
            <w:lang w:val="en-US"/>
          </w:rPr>
          <w:delInstrText>ADDIN CSL_CITATION {"citationItems":[{"id":"ITEM-1","itemData":{"DOI":"10.2466/pms.1994.78.1.19","ISSN":"00315125","PMID":"8177658","abstract":"Tulving described an effect of retrograde amnesia in a free-recall task of word lists, produced by inserting items having priority in recall. Other authors confirmed the amnesic effect without giving instructions for priority both in recall and in recognition tasks. The effect was explained by Tulving as a premature termination of encoding processes. The similarity between these experiments and the researches aimed at reproducing amnesia by emotional trauma led us to hypothesize that the two phenomena might be due to the same functional mechanisms. We have organized a free-recall task of word lists into which emotional items were inserted. Our aim was to verify whether with these experimental conditions Tulving's results would be reproduced. The obtained data show amnesic effects in free recall; nevertheless, they do not seem to confirm closely the experimental hypothesis. Lastly, changes in primacy and recency effects produced by emotional items are analyzed.","author":[{"dropping-particle":"","family":"Angelini","given":"R.","non-dropping-particle":"","parse-names":false,"suffix":""},{"dropping-particle":"","family":"Capozzoli","given":"F.","non-dropping-particle":"","parse-names":false,"suffix":""},{"dropping-particle":"","family":"Lepore","given":"P.","non-dropping-particle":"","parse-names":false,"suffix":""},{"dropping-particle":"","family":"Grossi","given":"D.","non-dropping-particle":"","parse-names":false,"suffix":""},{"dropping-particle":"","family":"Orsini","given":"A.","non-dropping-particle":"","parse-names":false,"suffix":""}],"container-title":"Perceptual and motor skills","id":"ITEM-1","issue":"1","issued":{"date-parts":[["1994"]]},"page":"19-28","title":"\"Experimental amnesia\" induced by emotional items","type":"article-journal","volume":"78"},"uris":["http://www.mendeley.com/documents/?uuid=837636b5-744e-42cb-8471-f4e638b9b6f4"]},{"id":"ITEM-2","itemData":{"author":[{"dropping-particle":"","family":"Tulving","given":"Endel","non-dropping-particle":"","parse-names":false,"suffix":""}],"container-title":"Science","id":"ITEM-2","issued":{"date-parts":[["1968"]]},"title":"Retrograde Amnesia in Free Recall","type":"article-journal","volume":"164"},"uris":["http://www.mendeley.com/documents/?uuid=5f43e7e3-d0ab-4a11-842a-b17be4f3242e"]},{"id":"ITEM-3","itemData":{"DOI":"10.1080/09658211.2015.1059859","ISSN":"14640686","PMID":"27322885","abstract":"Emotional material rarely occurs in isolation; rather it is experienced in the spatial and temporal proximity of less emotional items. Some previous researchers have found that emotional stimuli impair memory for surrounding information, whereas others have reported evidence for memory facilitation. Researchers have not determined which types of emotional items or memory tests produce effects that carry over to surrounding items. Six experiments are reported that measured carryover from emotional words varying in arousal to temporally adjacent neutral words. Taboo, non-taboo emotional, and neutral words were compared using different stimulus onset asynchronies (SOAs), recognition and recall tests, and intentional and incidental memory instructions. Strong emotional memory effects were obtained in all six experiments. However, emotional items influenced memory for temporally adjacent words under limited conditions. Words following taboo words were more poorly remembered than words following neutral words when relatively short SOAs were employed. Words preceding taboo words were affected only when recall tests and relatively short retention intervals were used. These results suggest that increased attention to the emotional items sometimes produces emotional carryover effects; however, retrieval processes also contribute to retrograde amnesia and may extend the conditions under which anterograde amnesia is observed.","author":[{"dropping-particle":"","family":"Schmidt","given":"Stephen R.","non-dropping-particle":"","parse-names":false,"suffix":""},{"dropping-particle":"","family":"Schmidt","given":"Constance R.","non-dropping-particle":"","parse-names":false,"suffix":""}],"container-title":"Memory","id":"ITEM-3","issue":"7","issued":{"date-parts":[["2016"]]},"page":"916-938","title":"The emotional carryover effect in memory for words","type":"article-journal","volume":"24"},"uris":["http://www.mendeley.com/documents/?uuid=b7e7b9ed-e328-42b6-9654-0a23322ba7c6"]}],"mendeley":{"formattedCitation":"(Angelini et al., 1994; Schmidt and Schmidt, 2016; Tulving, 1968)","plainTextFormattedCitation":"(Angelini et al., 1994; Schmidt and Schmidt, 2016; Tulving, 1968)","previouslyFormattedCitation":"(Angelini et al., 1994; Schmidt and Schmidt, 2016; Tulving, 1968)"},"properties":{"noteIndex":0},"schema":"https://github.com/citation-style-language/schema/raw/master/csl-citation.json"}</w:delInstrText>
        </w:r>
        <w:r w:rsidR="001230CB" w:rsidDel="00E3792B">
          <w:rPr>
            <w:rFonts w:ascii="Arial" w:hAnsi="Arial" w:cs="Arial"/>
            <w:color w:val="000000" w:themeColor="text1"/>
            <w:lang w:val="en-US"/>
          </w:rPr>
          <w:fldChar w:fldCharType="separate"/>
        </w:r>
        <w:r w:rsidR="001230CB" w:rsidRPr="001230CB" w:rsidDel="00E3792B">
          <w:rPr>
            <w:rFonts w:ascii="Arial" w:hAnsi="Arial" w:cs="Arial"/>
            <w:noProof/>
            <w:color w:val="000000" w:themeColor="text1"/>
            <w:lang w:val="en-US"/>
          </w:rPr>
          <w:delText>(Angelini et al., 1994; Schmidt and Schmidt, 2016; Tulving, 1968)</w:delText>
        </w:r>
        <w:r w:rsidR="001230CB" w:rsidDel="00E3792B">
          <w:rPr>
            <w:rFonts w:ascii="Arial" w:hAnsi="Arial" w:cs="Arial"/>
            <w:color w:val="000000" w:themeColor="text1"/>
            <w:lang w:val="en-US"/>
          </w:rPr>
          <w:fldChar w:fldCharType="end"/>
        </w:r>
        <w:r w:rsidR="001230CB" w:rsidDel="00E3792B">
          <w:rPr>
            <w:rFonts w:ascii="Arial" w:hAnsi="Arial" w:cs="Arial"/>
            <w:color w:val="000000" w:themeColor="text1"/>
            <w:lang w:val="en-US"/>
          </w:rPr>
          <w:delText xml:space="preserve"> were limited in temporal duration, spanning to the order of 1 second. Therefore,</w:delText>
        </w:r>
      </w:del>
      <w:r w:rsidR="001230CB">
        <w:rPr>
          <w:rFonts w:ascii="Arial" w:hAnsi="Arial" w:cs="Arial"/>
          <w:color w:val="000000" w:themeColor="text1"/>
          <w:lang w:val="en-US"/>
        </w:rPr>
        <w:t xml:space="preserve"> </w:t>
      </w:r>
      <w:ins w:id="141" w:author="Peris Yague, Alba" w:date="2021-05-05T17:10:00Z">
        <w:r w:rsidR="00E3792B">
          <w:rPr>
            <w:rFonts w:ascii="Arial" w:hAnsi="Arial" w:cs="Arial"/>
            <w:color w:val="000000" w:themeColor="text1"/>
            <w:lang w:val="en-US"/>
          </w:rPr>
          <w:t>I</w:t>
        </w:r>
      </w:ins>
      <w:del w:id="142" w:author="Peris Yague, Alba" w:date="2021-05-05T17:10:00Z">
        <w:r w:rsidR="001230CB" w:rsidDel="00E3792B">
          <w:rPr>
            <w:rFonts w:ascii="Arial" w:hAnsi="Arial" w:cs="Arial"/>
            <w:color w:val="000000" w:themeColor="text1"/>
            <w:lang w:val="en-US"/>
          </w:rPr>
          <w:delText>i</w:delText>
        </w:r>
      </w:del>
      <w:r w:rsidR="001230CB">
        <w:rPr>
          <w:rFonts w:ascii="Arial" w:hAnsi="Arial" w:cs="Arial"/>
          <w:color w:val="000000" w:themeColor="text1"/>
          <w:lang w:val="en-US"/>
        </w:rPr>
        <w:t xml:space="preserve">n the present task we </w:t>
      </w:r>
      <w:del w:id="143" w:author="Peris Yague, Alba" w:date="2021-05-06T11:07:00Z">
        <w:r w:rsidR="001230CB" w:rsidDel="002F7895">
          <w:rPr>
            <w:rFonts w:ascii="Arial" w:hAnsi="Arial" w:cs="Arial"/>
            <w:color w:val="000000" w:themeColor="text1"/>
            <w:lang w:val="en-US"/>
          </w:rPr>
          <w:delText xml:space="preserve">aim </w:delText>
        </w:r>
        <w:r w:rsidDel="002F7895">
          <w:rPr>
            <w:rFonts w:ascii="Arial" w:hAnsi="Arial" w:cs="Arial"/>
            <w:color w:val="000000" w:themeColor="text1"/>
            <w:lang w:val="en-US"/>
          </w:rPr>
          <w:delText xml:space="preserve">to </w:delText>
        </w:r>
      </w:del>
      <w:r w:rsidR="00034615">
        <w:rPr>
          <w:rFonts w:ascii="Arial" w:hAnsi="Arial" w:cs="Arial"/>
          <w:color w:val="000000" w:themeColor="text1"/>
          <w:lang w:val="en-US"/>
        </w:rPr>
        <w:t>1</w:t>
      </w:r>
      <w:r w:rsidR="00750A9E">
        <w:rPr>
          <w:rFonts w:ascii="Arial" w:hAnsi="Arial" w:cs="Arial"/>
          <w:color w:val="000000" w:themeColor="text1"/>
          <w:lang w:val="en-US"/>
        </w:rPr>
        <w:t>) investigat</w:t>
      </w:r>
      <w:r>
        <w:rPr>
          <w:rFonts w:ascii="Arial" w:hAnsi="Arial" w:cs="Arial"/>
          <w:color w:val="000000" w:themeColor="text1"/>
          <w:lang w:val="en-US"/>
        </w:rPr>
        <w:t>e</w:t>
      </w:r>
      <w:r w:rsidR="00750A9E">
        <w:rPr>
          <w:rFonts w:ascii="Arial" w:hAnsi="Arial" w:cs="Arial"/>
          <w:color w:val="000000" w:themeColor="text1"/>
          <w:lang w:val="en-US"/>
        </w:rPr>
        <w:t xml:space="preserve"> how recall patterns are modulated by timing </w:t>
      </w:r>
      <w:del w:id="144" w:author="Peris Yague, Alba" w:date="2021-05-05T16:18:00Z">
        <w:r w:rsidR="00392353" w:rsidDel="00702563">
          <w:rPr>
            <w:rFonts w:ascii="Arial" w:hAnsi="Arial" w:cs="Arial"/>
            <w:color w:val="000000" w:themeColor="text1"/>
            <w:lang w:val="en-US"/>
          </w:rPr>
          <w:delText>(SOA)</w:delText>
        </w:r>
      </w:del>
      <w:r w:rsidR="001230CB">
        <w:rPr>
          <w:rFonts w:ascii="Arial" w:hAnsi="Arial" w:cs="Arial"/>
          <w:color w:val="000000" w:themeColor="text1"/>
          <w:lang w:val="en-US"/>
        </w:rPr>
        <w:t xml:space="preserve"> by introducing 5 different SOAs (1, 2, 3, 4 and 6 seconds)</w:t>
      </w:r>
      <w:r w:rsidR="00E206F8">
        <w:rPr>
          <w:rFonts w:ascii="Arial" w:hAnsi="Arial" w:cs="Arial"/>
          <w:color w:val="000000" w:themeColor="text1"/>
          <w:lang w:val="en-US"/>
        </w:rPr>
        <w:t xml:space="preserve"> which were fixed within a list</w:t>
      </w:r>
      <w:r w:rsidR="001230CB">
        <w:rPr>
          <w:rFonts w:ascii="Arial" w:hAnsi="Arial" w:cs="Arial"/>
          <w:color w:val="000000" w:themeColor="text1"/>
          <w:lang w:val="en-US"/>
        </w:rPr>
        <w:t xml:space="preserve">. </w:t>
      </w:r>
      <w:r w:rsidR="00392353">
        <w:rPr>
          <w:rFonts w:ascii="Arial" w:hAnsi="Arial" w:cs="Arial"/>
          <w:color w:val="000000" w:themeColor="text1"/>
          <w:lang w:val="en-US"/>
        </w:rPr>
        <w:t xml:space="preserve"> </w:t>
      </w:r>
      <w:r w:rsidR="001230CB">
        <w:rPr>
          <w:rFonts w:ascii="Arial" w:hAnsi="Arial" w:cs="Arial"/>
          <w:color w:val="000000" w:themeColor="text1"/>
          <w:lang w:val="en-US"/>
        </w:rPr>
        <w:t>Furthermore</w:t>
      </w:r>
      <w:r w:rsidR="00986462">
        <w:rPr>
          <w:rFonts w:ascii="Arial" w:hAnsi="Arial" w:cs="Arial"/>
          <w:color w:val="000000" w:themeColor="text1"/>
          <w:lang w:val="en-US"/>
        </w:rPr>
        <w:t>, we</w:t>
      </w:r>
      <w:r w:rsidR="001230CB">
        <w:rPr>
          <w:rFonts w:ascii="Arial" w:hAnsi="Arial" w:cs="Arial"/>
          <w:color w:val="000000" w:themeColor="text1"/>
          <w:lang w:val="en-US"/>
        </w:rPr>
        <w:t xml:space="preserve"> </w:t>
      </w:r>
      <w:r w:rsidR="00521B9C">
        <w:rPr>
          <w:rFonts w:ascii="Arial" w:hAnsi="Arial" w:cs="Arial"/>
          <w:color w:val="000000" w:themeColor="text1"/>
          <w:lang w:val="en-US"/>
        </w:rPr>
        <w:t xml:space="preserve">recorded the order in which nouns were recalled and studied in order to </w:t>
      </w:r>
      <w:r w:rsidR="00034615">
        <w:rPr>
          <w:rFonts w:ascii="Arial" w:hAnsi="Arial" w:cs="Arial"/>
          <w:color w:val="000000" w:themeColor="text1"/>
          <w:lang w:val="en-US"/>
        </w:rPr>
        <w:t>2</w:t>
      </w:r>
      <w:r w:rsidR="00750A9E">
        <w:rPr>
          <w:rFonts w:ascii="Arial" w:hAnsi="Arial" w:cs="Arial"/>
          <w:color w:val="000000" w:themeColor="text1"/>
          <w:lang w:val="en-US"/>
        </w:rPr>
        <w:t xml:space="preserve">) apply </w:t>
      </w:r>
      <w:del w:id="145" w:author="Peris Yague, Alba" w:date="2021-05-05T17:10:00Z">
        <w:r w:rsidR="00750A9E" w:rsidDel="00E3792B">
          <w:rPr>
            <w:rFonts w:ascii="Arial" w:hAnsi="Arial" w:cs="Arial"/>
            <w:color w:val="000000" w:themeColor="text1"/>
            <w:lang w:val="en-US"/>
          </w:rPr>
          <w:delText>computational models</w:delText>
        </w:r>
      </w:del>
      <w:ins w:id="146" w:author="Peris Yague, Alba" w:date="2021-05-05T17:10:00Z">
        <w:r w:rsidR="00E3792B">
          <w:rPr>
            <w:rFonts w:ascii="Arial" w:hAnsi="Arial" w:cs="Arial"/>
            <w:color w:val="000000" w:themeColor="text1"/>
            <w:lang w:val="en-US"/>
          </w:rPr>
          <w:t>quantitative approaches</w:t>
        </w:r>
      </w:ins>
      <w:r w:rsidR="00750A9E">
        <w:rPr>
          <w:rFonts w:ascii="Arial" w:hAnsi="Arial" w:cs="Arial"/>
          <w:color w:val="000000" w:themeColor="text1"/>
          <w:lang w:val="en-US"/>
        </w:rPr>
        <w:t xml:space="preserve"> to empirical data to evaluate </w:t>
      </w:r>
      <w:r w:rsidR="00034615">
        <w:rPr>
          <w:rFonts w:ascii="Arial" w:hAnsi="Arial" w:cs="Arial"/>
          <w:color w:val="000000" w:themeColor="text1"/>
          <w:lang w:val="en-US"/>
        </w:rPr>
        <w:t>how</w:t>
      </w:r>
      <w:r w:rsidR="00750A9E">
        <w:rPr>
          <w:rFonts w:ascii="Arial" w:hAnsi="Arial" w:cs="Arial"/>
          <w:color w:val="000000" w:themeColor="text1"/>
          <w:lang w:val="en-US"/>
        </w:rPr>
        <w:t xml:space="preserve"> the presentation of an oddball </w:t>
      </w:r>
      <w:r w:rsidR="00034615">
        <w:rPr>
          <w:rFonts w:ascii="Arial" w:hAnsi="Arial" w:cs="Arial"/>
          <w:color w:val="000000" w:themeColor="text1"/>
          <w:lang w:val="en-US"/>
        </w:rPr>
        <w:t>modulates recall</w:t>
      </w:r>
      <w:r w:rsidR="00750A9E">
        <w:rPr>
          <w:rFonts w:ascii="Arial" w:hAnsi="Arial" w:cs="Arial"/>
          <w:color w:val="000000" w:themeColor="text1"/>
          <w:lang w:val="en-US"/>
        </w:rPr>
        <w:t xml:space="preserve"> and </w:t>
      </w:r>
      <w:r w:rsidR="00034615">
        <w:rPr>
          <w:rFonts w:ascii="Arial" w:hAnsi="Arial" w:cs="Arial"/>
          <w:color w:val="000000" w:themeColor="text1"/>
          <w:lang w:val="en-US"/>
        </w:rPr>
        <w:t>3</w:t>
      </w:r>
      <w:r w:rsidR="009B656F">
        <w:rPr>
          <w:rFonts w:ascii="Arial" w:hAnsi="Arial" w:cs="Arial"/>
          <w:color w:val="000000" w:themeColor="text1"/>
          <w:lang w:val="en-US"/>
        </w:rPr>
        <w:t xml:space="preserve">) </w:t>
      </w:r>
      <w:r w:rsidR="00034615">
        <w:rPr>
          <w:rFonts w:ascii="Arial" w:hAnsi="Arial" w:cs="Arial"/>
          <w:color w:val="000000" w:themeColor="text1"/>
          <w:lang w:val="en-US"/>
        </w:rPr>
        <w:t xml:space="preserve">investigate whether there is a forward-contiguity enhancement and how </w:t>
      </w:r>
      <w:r w:rsidR="009B656F">
        <w:rPr>
          <w:rFonts w:ascii="Arial" w:hAnsi="Arial" w:cs="Arial"/>
          <w:color w:val="000000" w:themeColor="text1"/>
          <w:lang w:val="en-US"/>
        </w:rPr>
        <w:t xml:space="preserve">it influences the recall of the words preceding the oddball. </w:t>
      </w:r>
    </w:p>
    <w:p w14:paraId="6A8516EE" w14:textId="4E476C80" w:rsidR="00B041D8" w:rsidRPr="00BF1084" w:rsidRDefault="00B041D8" w:rsidP="00CD0E59">
      <w:pPr>
        <w:pStyle w:val="Heading1"/>
        <w:rPr>
          <w:rFonts w:ascii="Arial" w:hAnsi="Arial" w:cs="Arial"/>
          <w:b/>
          <w:bCs/>
          <w:color w:val="auto"/>
          <w:lang w:val="en-US"/>
        </w:rPr>
      </w:pPr>
      <w:r w:rsidRPr="00BF1084">
        <w:rPr>
          <w:rFonts w:ascii="Arial" w:hAnsi="Arial" w:cs="Arial"/>
          <w:b/>
          <w:bCs/>
          <w:color w:val="auto"/>
          <w:lang w:val="en-US"/>
        </w:rPr>
        <w:t>METHODS</w:t>
      </w:r>
    </w:p>
    <w:p w14:paraId="251A5B6B" w14:textId="77777777" w:rsidR="00BF1084" w:rsidRPr="00BF1084" w:rsidRDefault="00BF1084" w:rsidP="00BF1084">
      <w:pPr>
        <w:rPr>
          <w:lang w:val="en-US"/>
        </w:rPr>
      </w:pPr>
    </w:p>
    <w:p w14:paraId="4B5C3404" w14:textId="68DD47B9" w:rsidR="0029324F" w:rsidRPr="00BA3B3C" w:rsidRDefault="0029324F" w:rsidP="00BF1084">
      <w:pPr>
        <w:autoSpaceDE w:val="0"/>
        <w:autoSpaceDN w:val="0"/>
        <w:adjustRightInd w:val="0"/>
        <w:spacing w:line="480" w:lineRule="auto"/>
        <w:ind w:firstLine="720"/>
        <w:jc w:val="both"/>
        <w:rPr>
          <w:rFonts w:ascii="Arial" w:hAnsi="Arial" w:cs="Arial"/>
          <w:lang w:val="en-US" w:eastAsia="es-ES"/>
        </w:rPr>
      </w:pPr>
      <w:commentRangeStart w:id="147"/>
      <w:r w:rsidRPr="00BF1084">
        <w:rPr>
          <w:rStyle w:val="Heading2Char"/>
          <w:rFonts w:ascii="Arial" w:hAnsi="Arial" w:cs="Arial"/>
          <w:b/>
          <w:bCs/>
          <w:color w:val="auto"/>
        </w:rPr>
        <w:t>Subjects</w:t>
      </w:r>
      <w:commentRangeEnd w:id="147"/>
      <w:r w:rsidR="00B1641F">
        <w:rPr>
          <w:rStyle w:val="CommentReference"/>
        </w:rPr>
        <w:commentReference w:id="147"/>
      </w:r>
      <w:r w:rsidRPr="00BF1084">
        <w:rPr>
          <w:rStyle w:val="Heading2Char"/>
          <w:rFonts w:ascii="Arial" w:hAnsi="Arial" w:cs="Arial"/>
          <w:b/>
          <w:bCs/>
          <w:color w:val="auto"/>
        </w:rPr>
        <w:t>.</w:t>
      </w:r>
      <w:r w:rsidRPr="00BF1084">
        <w:rPr>
          <w:rFonts w:ascii="Arial" w:hAnsi="Arial" w:cs="Arial"/>
          <w:b/>
          <w:bCs/>
          <w:lang w:val="en-GB" w:eastAsia="es-ES"/>
        </w:rPr>
        <w:t xml:space="preserve"> </w:t>
      </w:r>
      <w:r w:rsidR="003C14EF">
        <w:rPr>
          <w:rFonts w:ascii="Arial" w:hAnsi="Arial" w:cs="Arial"/>
          <w:lang w:val="en-GB" w:eastAsia="es-ES"/>
        </w:rPr>
        <w:t>70</w:t>
      </w:r>
      <w:r w:rsidRPr="0029324F">
        <w:rPr>
          <w:rFonts w:ascii="Arial" w:hAnsi="Arial" w:cs="Arial"/>
          <w:lang w:val="en-GB" w:eastAsia="es-ES"/>
        </w:rPr>
        <w:t xml:space="preserve"> healthy right-handed native Spanish-speaking subjects took part in this study [35 male, 35 </w:t>
      </w:r>
      <w:proofErr w:type="gramStart"/>
      <w:r w:rsidRPr="0029324F">
        <w:rPr>
          <w:rFonts w:ascii="Arial" w:hAnsi="Arial" w:cs="Arial"/>
          <w:lang w:val="en-GB" w:eastAsia="es-ES"/>
        </w:rPr>
        <w:t>female</w:t>
      </w:r>
      <w:proofErr w:type="gramEnd"/>
      <w:r w:rsidRPr="0029324F">
        <w:rPr>
          <w:rFonts w:ascii="Arial" w:hAnsi="Arial" w:cs="Arial"/>
          <w:lang w:val="en-GB" w:eastAsia="es-ES"/>
        </w:rPr>
        <w:t xml:space="preserve"> (age range, 18–32 </w:t>
      </w:r>
      <w:proofErr w:type="spellStart"/>
      <w:r w:rsidRPr="0029324F">
        <w:rPr>
          <w:rFonts w:ascii="Arial" w:hAnsi="Arial" w:cs="Arial"/>
          <w:lang w:val="en-GB" w:eastAsia="es-ES"/>
        </w:rPr>
        <w:t>yr</w:t>
      </w:r>
      <w:proofErr w:type="spellEnd"/>
      <w:r w:rsidRPr="0029324F">
        <w:rPr>
          <w:rFonts w:ascii="Arial" w:hAnsi="Arial" w:cs="Arial"/>
          <w:lang w:val="en-GB" w:eastAsia="es-ES"/>
        </w:rPr>
        <w:t xml:space="preserve">; mean age, 22.5)]. All subjects gave informed consent and were free of neurological or psychiatric history. </w:t>
      </w:r>
      <w:r w:rsidR="00BA3B3C">
        <w:rPr>
          <w:rFonts w:ascii="Arial" w:hAnsi="Arial" w:cs="Arial"/>
          <w:lang w:val="en-GB" w:eastAsia="es-ES"/>
        </w:rPr>
        <w:t xml:space="preserve">Sample size was calculated using original data from </w:t>
      </w:r>
      <w:r w:rsidR="00BA3B3C">
        <w:rPr>
          <w:rFonts w:ascii="Arial" w:hAnsi="Arial" w:cs="Arial"/>
          <w:lang w:val="en-GB" w:eastAsia="es-ES"/>
        </w:rPr>
        <w:fldChar w:fldCharType="begin" w:fldLock="1"/>
      </w:r>
      <w:r w:rsidR="007B0768">
        <w:rPr>
          <w:rFonts w:ascii="Arial" w:hAnsi="Arial" w:cs="Arial"/>
          <w:lang w:val="en-GB" w:eastAsia="es-E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β-adrenergic-dependent","type":"article-journal","volume":"100"},"uris":["http://www.mendeley.com/documents/?uuid=d6435f94-11ec-4a87-9beb-282b33dbacdb"]}],"mendeley":{"formattedCitation":"(B.A. Strange et al., 2003)","manualFormatting":"(Strange et al., 2003)","plainTextFormattedCitation":"(B.A. Strange et al., 2003)","previouslyFormattedCitation":"(B.A. Strange et al., 2003)"},"properties":{"noteIndex":0},"schema":"https://github.com/citation-style-language/schema/raw/master/csl-citation.json"}</w:instrText>
      </w:r>
      <w:r w:rsidR="00BA3B3C">
        <w:rPr>
          <w:rFonts w:ascii="Arial" w:hAnsi="Arial" w:cs="Arial"/>
          <w:lang w:val="en-GB" w:eastAsia="es-ES"/>
        </w:rPr>
        <w:fldChar w:fldCharType="separate"/>
      </w:r>
      <w:r w:rsidR="00BA3B3C" w:rsidRPr="00BA3B3C">
        <w:rPr>
          <w:rFonts w:ascii="Arial" w:hAnsi="Arial" w:cs="Arial"/>
          <w:noProof/>
          <w:lang w:val="en-GB" w:eastAsia="es-ES"/>
        </w:rPr>
        <w:t>(Strange et al., 2003)</w:t>
      </w:r>
      <w:r w:rsidR="00BA3B3C">
        <w:rPr>
          <w:rFonts w:ascii="Arial" w:hAnsi="Arial" w:cs="Arial"/>
          <w:lang w:val="en-GB" w:eastAsia="es-ES"/>
        </w:rPr>
        <w:fldChar w:fldCharType="end"/>
      </w:r>
      <w:r w:rsidR="00BA3B3C">
        <w:rPr>
          <w:rFonts w:ascii="Arial" w:hAnsi="Arial" w:cs="Arial"/>
          <w:lang w:val="en-GB" w:eastAsia="es-ES"/>
        </w:rPr>
        <w:t xml:space="preserve"> and G*Power software</w:t>
      </w:r>
      <w:r w:rsidR="007B0768">
        <w:rPr>
          <w:rFonts w:ascii="Arial" w:hAnsi="Arial" w:cs="Arial"/>
          <w:lang w:val="en-GB" w:eastAsia="es-ES"/>
        </w:rPr>
        <w:t xml:space="preserve"> </w:t>
      </w:r>
      <w:r w:rsidR="007B0768">
        <w:rPr>
          <w:rFonts w:ascii="Arial" w:hAnsi="Arial" w:cs="Arial"/>
          <w:lang w:val="en-GB" w:eastAsia="es-ES"/>
        </w:rPr>
        <w:fldChar w:fldCharType="begin" w:fldLock="1"/>
      </w:r>
      <w:r w:rsidR="007B0768">
        <w:rPr>
          <w:rFonts w:ascii="Arial" w:hAnsi="Arial" w:cs="Arial"/>
          <w:lang w:val="en-GB" w:eastAsia="es-ES"/>
        </w:rPr>
        <w:instrText>ADDIN CSL_CITATION {"citationItems":[{"id":"ITEM-1","itemData":{"DOI":"10.3758/BRM.41.4.1149","ISSN":"1554351X","PMID":"19897823","abstract":"G*Power is a free power analysis program for a variety of statistical tests. We present extensions and improvements of the version introduced by Faul, Erdfelder, Lang, and Buchner (2007) in the domain of correlation and regression analyses. In the new version, we have added procedures to analyze the power of tests based on (1) single-sample tetrachoric correlations, (2) comparisons of dependent correlations, (3) bivariate linear regression, (4) multiple linear regression based on the random predictor model, (5) logistic regression, and (6) Poisson regression. We describe these new features and provide a brief introduction to their scope and handling. © 2009 The Psychonomic Society. Inc.","author":[{"dropping-particle":"","family":"Erdfelder","given":"Edgar","non-dropping-particle":"","parse-names":false,"suffix":""},{"dropping-particle":"","family":"FAul","given":"Franz","non-dropping-particle":"","parse-names":false,"suffix":""},{"dropping-particle":"","family":"Buchner","given":"Axel","non-dropping-particle":"","parse-names":false,"suffix":""},{"dropping-particle":"","family":"Lang","given":"Albert Georg","non-dropping-particle":"","parse-names":false,"suffix":""}],"container-title":"Behavior Research Methods","id":"ITEM-1","issue":"4","issued":{"date-parts":[["2009"]]},"page":"1149-1160","title":"Statistical power analyses using G*Power 3.1: Tests for correlation and regression analyses","type":"article-journal","volume":"41"},"uris":["http://www.mendeley.com/documents/?uuid=ced6150b-9fa1-4042-9467-3c6a6a740bb6"]},{"id":"ITEM-2","itemData":{"DOI":"10.3758/BF03193146","ISSN":"1554351X","PMID":"17695343","abstract":"G*Power (Erdfelder, Faul, &amp; Buchner, 1996) was designed as a general stand-alone power analysis program for statistical tests commonly used in social and behavioral research. G*Power 3 is a major extension of, and improvement over, the previous versions. It runs on widely used computer platforms (i.e., Windows XP, Windows Vista, and Mac OS X 10.4) and covers many different statistical tests of the t, F, and χ2 test families. In addition, it includes power analyses for z tests and some exact tests. G*Power 3 provides improved effect size calculators and graphic options, supports both distribution-based and design-based input modes, and offers all types of power analyses in which users might be interested. Like its predecessors, G*Power 3 is free. Copyright 2007 Psychonomic Society, Inc.","author":[{"dropping-particle":"","family":"Faul","given":"Franz","non-dropping-particle":"","parse-names":false,"suffix":""},{"dropping-particle":"","family":"Erdfelder","given":"Edgar","non-dropping-particle":"","parse-names":false,"suffix":""},{"dropping-particle":"","family":"Lang","given":"Albert Georg","non-dropping-particle":"","parse-names":false,"suffix":""},{"dropping-particle":"","family":"Buchner","given":"Axel","non-dropping-particle":"","parse-names":false,"suffix":""}],"container-title":"Behavior Research Methods","id":"ITEM-2","issue":"2","issued":{"date-parts":[["2007"]]},"page":"175-191","title":"G*Power 3: A flexible statistical power analysis program for the social, behavioral, and biomedical sciences","type":"article-journal","volume":"39"},"uris":["http://www.mendeley.com/documents/?uuid=724e3908-46fe-496d-9c11-a0c638716c83"]}],"mendeley":{"formattedCitation":"(Erdfelder, FAul, Buchner, &amp; Lang, 2009; Faul, Erdfelder, Lang, &amp; Buchner, 2007)","plainTextFormattedCitation":"(Erdfelder, FAul, Buchner, &amp; Lang, 2009; Faul, Erdfelder, Lang, &amp; Buchner, 2007)"},"properties":{"noteIndex":0},"schema":"https://github.com/citation-style-language/schema/raw/master/csl-citation.json"}</w:instrText>
      </w:r>
      <w:r w:rsidR="007B0768">
        <w:rPr>
          <w:rFonts w:ascii="Arial" w:hAnsi="Arial" w:cs="Arial"/>
          <w:lang w:val="en-GB" w:eastAsia="es-ES"/>
        </w:rPr>
        <w:fldChar w:fldCharType="separate"/>
      </w:r>
      <w:r w:rsidR="007B0768" w:rsidRPr="007B0768">
        <w:rPr>
          <w:rFonts w:ascii="Arial" w:hAnsi="Arial" w:cs="Arial"/>
          <w:noProof/>
          <w:lang w:val="en-GB" w:eastAsia="es-ES"/>
        </w:rPr>
        <w:t>(Erdfelder, FAul, Buchner, &amp; Lang, 2009; Faul, Erdfelder, Lang, &amp; Buchner, 2007)</w:t>
      </w:r>
      <w:r w:rsidR="007B0768">
        <w:rPr>
          <w:rFonts w:ascii="Arial" w:hAnsi="Arial" w:cs="Arial"/>
          <w:lang w:val="en-GB" w:eastAsia="es-ES"/>
        </w:rPr>
        <w:fldChar w:fldCharType="end"/>
      </w:r>
      <w:r w:rsidR="00BA3B3C">
        <w:rPr>
          <w:rFonts w:ascii="Arial" w:hAnsi="Arial" w:cs="Arial"/>
          <w:lang w:val="en-US" w:eastAsia="es-ES"/>
        </w:rPr>
        <w:t xml:space="preserve"> using an a priori power analysis for t-tests (means difference between matched pairs) with an effect size </w:t>
      </w:r>
      <w:proofErr w:type="spellStart"/>
      <w:r w:rsidR="00BA3B3C">
        <w:rPr>
          <w:rFonts w:ascii="Arial" w:hAnsi="Arial" w:cs="Arial"/>
          <w:lang w:val="en-US" w:eastAsia="es-ES"/>
        </w:rPr>
        <w:t>dz</w:t>
      </w:r>
      <w:proofErr w:type="spellEnd"/>
      <w:r w:rsidR="00BA3B3C">
        <w:rPr>
          <w:rFonts w:ascii="Arial" w:hAnsi="Arial" w:cs="Arial"/>
          <w:lang w:val="en-US" w:eastAsia="es-ES"/>
        </w:rPr>
        <w:t xml:space="preserve">=1.84, </w:t>
      </w:r>
      <m:oMath>
        <m:r>
          <w:rPr>
            <w:rFonts w:ascii="Cambria Math" w:hAnsi="Cambria Math" w:cs="Arial"/>
            <w:lang w:val="en-US" w:eastAsia="es-ES"/>
          </w:rPr>
          <m:t>α</m:t>
        </m:r>
      </m:oMath>
      <w:r w:rsidR="00BA3B3C">
        <w:rPr>
          <w:rFonts w:ascii="Arial" w:eastAsiaTheme="minorEastAsia" w:hAnsi="Arial" w:cs="Arial"/>
          <w:lang w:val="en-US" w:eastAsia="es-ES"/>
        </w:rPr>
        <w:t xml:space="preserve">=0.05 and power set at 0.95. </w:t>
      </w:r>
      <w:r w:rsidR="00880AE9">
        <w:rPr>
          <w:rFonts w:ascii="Arial" w:eastAsiaTheme="minorEastAsia" w:hAnsi="Arial" w:cs="Arial"/>
          <w:lang w:val="en-US" w:eastAsia="es-ES"/>
        </w:rPr>
        <w:t xml:space="preserve">Effect size calculation returned a total sample size of 7 which we then multiplied by 5 SOA groups (n=35) and doubled due to the fact that in the present task there were about half of number of trials compared to the original 2003 paper. </w:t>
      </w:r>
    </w:p>
    <w:p w14:paraId="0B640B20" w14:textId="09A437A2" w:rsidR="00885F49" w:rsidRPr="00A05B71" w:rsidRDefault="00885F49" w:rsidP="00885F49">
      <w:pPr>
        <w:autoSpaceDE w:val="0"/>
        <w:autoSpaceDN w:val="0"/>
        <w:adjustRightInd w:val="0"/>
        <w:spacing w:line="480" w:lineRule="auto"/>
        <w:ind w:firstLine="360"/>
        <w:jc w:val="both"/>
        <w:rPr>
          <w:rFonts w:ascii="Arial" w:hAnsi="Arial" w:cs="Arial"/>
          <w:lang w:val="en-GB" w:eastAsia="es-ES"/>
        </w:rPr>
      </w:pPr>
      <w:r w:rsidRPr="00BF1084">
        <w:rPr>
          <w:rStyle w:val="Heading2Char"/>
          <w:rFonts w:ascii="Arial" w:hAnsi="Arial" w:cs="Arial"/>
          <w:b/>
          <w:bCs/>
          <w:color w:val="auto"/>
        </w:rPr>
        <w:t>Stimuli.</w:t>
      </w:r>
      <w:r w:rsidRPr="00BF1084">
        <w:rPr>
          <w:rFonts w:ascii="Arial" w:hAnsi="Arial" w:cs="Arial"/>
          <w:lang w:val="en-GB" w:eastAsia="es-ES"/>
        </w:rPr>
        <w:t xml:space="preserve"> </w:t>
      </w:r>
      <w:r w:rsidRPr="0029324F">
        <w:rPr>
          <w:rFonts w:ascii="Arial" w:hAnsi="Arial" w:cs="Arial"/>
          <w:lang w:val="en-GB" w:eastAsia="es-ES"/>
        </w:rPr>
        <w:t>Lists were based on those presented in Strange et al. (2003), translated from English to Spanish, and normed for emotional valence and semantic relatedness by a separate group of 11 native Spanish-speaking subjects [</w:t>
      </w:r>
      <w:r>
        <w:rPr>
          <w:rFonts w:ascii="Arial" w:hAnsi="Arial" w:cs="Arial"/>
          <w:lang w:val="en-GB" w:eastAsia="es-ES"/>
        </w:rPr>
        <w:t>5</w:t>
      </w:r>
      <w:r w:rsidRPr="0029324F">
        <w:rPr>
          <w:rFonts w:ascii="Arial" w:hAnsi="Arial" w:cs="Arial"/>
          <w:lang w:val="en-GB" w:eastAsia="es-ES"/>
        </w:rPr>
        <w:t xml:space="preserve"> male, </w:t>
      </w:r>
      <w:r>
        <w:rPr>
          <w:rFonts w:ascii="Arial" w:hAnsi="Arial" w:cs="Arial"/>
          <w:lang w:val="en-GB" w:eastAsia="es-ES"/>
        </w:rPr>
        <w:t>6</w:t>
      </w:r>
      <w:r w:rsidRPr="0029324F">
        <w:rPr>
          <w:rFonts w:ascii="Arial" w:hAnsi="Arial" w:cs="Arial"/>
          <w:lang w:val="en-GB" w:eastAsia="es-ES"/>
        </w:rPr>
        <w:t xml:space="preserve"> </w:t>
      </w:r>
      <w:proofErr w:type="gramStart"/>
      <w:r w:rsidRPr="0029324F">
        <w:rPr>
          <w:rFonts w:ascii="Arial" w:hAnsi="Arial" w:cs="Arial"/>
          <w:lang w:val="en-GB" w:eastAsia="es-ES"/>
        </w:rPr>
        <w:t>female</w:t>
      </w:r>
      <w:proofErr w:type="gramEnd"/>
      <w:r w:rsidRPr="0029324F">
        <w:rPr>
          <w:rFonts w:ascii="Arial" w:hAnsi="Arial" w:cs="Arial"/>
          <w:lang w:val="en-GB" w:eastAsia="es-ES"/>
        </w:rPr>
        <w:t xml:space="preserve"> (age range, 25-34 </w:t>
      </w:r>
      <w:proofErr w:type="spellStart"/>
      <w:r w:rsidRPr="0029324F">
        <w:rPr>
          <w:rFonts w:ascii="Arial" w:hAnsi="Arial" w:cs="Arial"/>
          <w:lang w:val="en-GB" w:eastAsia="es-ES"/>
        </w:rPr>
        <w:t>yr</w:t>
      </w:r>
      <w:proofErr w:type="spellEnd"/>
      <w:r w:rsidRPr="0029324F">
        <w:rPr>
          <w:rFonts w:ascii="Arial" w:hAnsi="Arial" w:cs="Arial"/>
          <w:lang w:val="en-GB" w:eastAsia="es-ES"/>
        </w:rPr>
        <w:t>; mean age, 30.2)].</w:t>
      </w:r>
    </w:p>
    <w:p w14:paraId="78A1C0BC" w14:textId="5DF2229B" w:rsidR="0029324F" w:rsidRPr="0029324F" w:rsidRDefault="0029324F" w:rsidP="00BF1084">
      <w:pPr>
        <w:autoSpaceDE w:val="0"/>
        <w:autoSpaceDN w:val="0"/>
        <w:adjustRightInd w:val="0"/>
        <w:spacing w:line="480" w:lineRule="auto"/>
        <w:ind w:firstLine="720"/>
        <w:jc w:val="both"/>
        <w:rPr>
          <w:rFonts w:ascii="Arial" w:hAnsi="Arial" w:cs="Arial"/>
          <w:lang w:val="en-GB" w:eastAsia="es-ES"/>
        </w:rPr>
      </w:pPr>
      <w:r w:rsidRPr="00BF1084">
        <w:rPr>
          <w:rStyle w:val="Heading2Char"/>
          <w:rFonts w:ascii="Arial" w:hAnsi="Arial" w:cs="Arial"/>
          <w:b/>
          <w:bCs/>
          <w:color w:val="auto"/>
        </w:rPr>
        <w:t>Task.</w:t>
      </w:r>
      <w:r w:rsidRPr="00BF1084">
        <w:rPr>
          <w:rFonts w:ascii="Arial" w:hAnsi="Arial" w:cs="Arial"/>
          <w:b/>
          <w:lang w:val="en-GB" w:eastAsia="es-ES"/>
        </w:rPr>
        <w:t xml:space="preserve"> </w:t>
      </w:r>
      <w:r w:rsidRPr="0029324F">
        <w:rPr>
          <w:rFonts w:ascii="Arial" w:hAnsi="Arial" w:cs="Arial"/>
          <w:lang w:val="en-GB" w:eastAsia="es-ES"/>
        </w:rPr>
        <w:t xml:space="preserve">Subjects were presented with </w:t>
      </w:r>
      <w:r w:rsidR="00D12300">
        <w:rPr>
          <w:rFonts w:ascii="Arial" w:hAnsi="Arial" w:cs="Arial"/>
          <w:lang w:val="en-GB" w:eastAsia="es-ES"/>
        </w:rPr>
        <w:t>40</w:t>
      </w:r>
      <w:r w:rsidRPr="0029324F">
        <w:rPr>
          <w:rFonts w:ascii="Arial" w:hAnsi="Arial" w:cs="Arial"/>
          <w:lang w:val="en-GB" w:eastAsia="es-ES"/>
        </w:rPr>
        <w:t xml:space="preserve"> lists of 14 nouns with the words ‘‘New List’’ presented between lists. For each list, 13 of the nouns were of the same semantic </w:t>
      </w:r>
      <w:r w:rsidRPr="0029324F">
        <w:rPr>
          <w:rFonts w:ascii="Arial" w:hAnsi="Arial" w:cs="Arial"/>
          <w:lang w:val="en-GB" w:eastAsia="es-ES"/>
        </w:rPr>
        <w:lastRenderedPageBreak/>
        <w:t>category</w:t>
      </w:r>
      <w:r w:rsidR="00D950B9">
        <w:rPr>
          <w:rFonts w:ascii="Arial" w:hAnsi="Arial" w:cs="Arial"/>
          <w:lang w:val="en-GB" w:eastAsia="es-ES"/>
        </w:rPr>
        <w:t xml:space="preserve"> (</w:t>
      </w:r>
      <w:proofErr w:type="spellStart"/>
      <w:r w:rsidR="00D950B9">
        <w:rPr>
          <w:rFonts w:ascii="Arial" w:hAnsi="Arial" w:cs="Arial"/>
          <w:lang w:val="en-GB" w:eastAsia="es-ES"/>
        </w:rPr>
        <w:t>e.g</w:t>
      </w:r>
      <w:proofErr w:type="spellEnd"/>
      <w:r w:rsidR="00D950B9">
        <w:rPr>
          <w:rFonts w:ascii="Arial" w:hAnsi="Arial" w:cs="Arial"/>
          <w:lang w:val="en-GB" w:eastAsia="es-ES"/>
        </w:rPr>
        <w:t xml:space="preserve"> animals, occupations…)</w:t>
      </w:r>
      <w:r w:rsidRPr="0029324F">
        <w:rPr>
          <w:rFonts w:ascii="Arial" w:hAnsi="Arial" w:cs="Arial"/>
          <w:lang w:val="en-GB" w:eastAsia="es-ES"/>
        </w:rPr>
        <w:t>, emotionally neutral, and were all presented in the same font. These are referred to as control nouns. To set the context, the first five nouns in each list were always control nouns</w:t>
      </w:r>
      <w:r w:rsidR="00D950B9">
        <w:rPr>
          <w:rFonts w:ascii="Arial" w:hAnsi="Arial" w:cs="Arial"/>
          <w:lang w:val="en-GB" w:eastAsia="es-ES"/>
        </w:rPr>
        <w:t xml:space="preserve"> (</w:t>
      </w:r>
      <w:proofErr w:type="spellStart"/>
      <w:r w:rsidR="00D950B9">
        <w:rPr>
          <w:rFonts w:ascii="Arial" w:hAnsi="Arial" w:cs="Arial"/>
          <w:lang w:val="en-GB" w:eastAsia="es-ES"/>
        </w:rPr>
        <w:t>i.e</w:t>
      </w:r>
      <w:proofErr w:type="spellEnd"/>
      <w:r w:rsidR="00D950B9">
        <w:rPr>
          <w:rFonts w:ascii="Arial" w:hAnsi="Arial" w:cs="Arial"/>
          <w:lang w:val="en-GB" w:eastAsia="es-ES"/>
        </w:rPr>
        <w:t xml:space="preserve"> not oddballs)</w:t>
      </w:r>
      <w:r w:rsidRPr="0029324F">
        <w:rPr>
          <w:rFonts w:ascii="Arial" w:hAnsi="Arial" w:cs="Arial"/>
          <w:lang w:val="en-GB" w:eastAsia="es-ES"/>
        </w:rPr>
        <w:t xml:space="preserve">. Twenty lists contained an emotional oddball, aversive in content but of the same category and perceptually identical to control nouns. The remaining 20 lists contained a perceptual oddball. </w:t>
      </w:r>
      <w:r w:rsidR="00CC1ABD">
        <w:rPr>
          <w:rFonts w:ascii="Arial" w:hAnsi="Arial" w:cs="Arial"/>
          <w:lang w:val="en-GB" w:eastAsia="es-ES"/>
        </w:rPr>
        <w:t xml:space="preserve">All oddballs were </w:t>
      </w:r>
      <w:r w:rsidR="00CA7E80">
        <w:rPr>
          <w:rFonts w:ascii="Arial" w:hAnsi="Arial" w:cs="Arial"/>
          <w:lang w:val="en-GB" w:eastAsia="es-ES"/>
        </w:rPr>
        <w:t>randomly allocated to</w:t>
      </w:r>
      <w:r w:rsidR="00CC1ABD">
        <w:rPr>
          <w:rFonts w:ascii="Arial" w:hAnsi="Arial" w:cs="Arial"/>
          <w:lang w:val="en-GB" w:eastAsia="es-ES"/>
        </w:rPr>
        <w:t xml:space="preserve"> the 7</w:t>
      </w:r>
      <w:r w:rsidR="00CC1ABD" w:rsidRPr="005344A6">
        <w:rPr>
          <w:rFonts w:ascii="Arial" w:hAnsi="Arial" w:cs="Arial"/>
          <w:vertAlign w:val="superscript"/>
          <w:lang w:val="en-GB" w:eastAsia="es-ES"/>
        </w:rPr>
        <w:t>th</w:t>
      </w:r>
      <w:r w:rsidR="00CC1ABD">
        <w:rPr>
          <w:rFonts w:ascii="Arial" w:hAnsi="Arial" w:cs="Arial"/>
          <w:lang w:val="en-GB" w:eastAsia="es-ES"/>
        </w:rPr>
        <w:t>, 8</w:t>
      </w:r>
      <w:r w:rsidR="00CC1ABD" w:rsidRPr="005344A6">
        <w:rPr>
          <w:rFonts w:ascii="Arial" w:hAnsi="Arial" w:cs="Arial"/>
          <w:vertAlign w:val="superscript"/>
          <w:lang w:val="en-GB" w:eastAsia="es-ES"/>
        </w:rPr>
        <w:t>th</w:t>
      </w:r>
      <w:r w:rsidR="00CC1ABD">
        <w:rPr>
          <w:rFonts w:ascii="Arial" w:hAnsi="Arial" w:cs="Arial"/>
          <w:lang w:val="en-GB" w:eastAsia="es-ES"/>
        </w:rPr>
        <w:t>, 9</w:t>
      </w:r>
      <w:r w:rsidR="00CC1ABD" w:rsidRPr="005344A6">
        <w:rPr>
          <w:rFonts w:ascii="Arial" w:hAnsi="Arial" w:cs="Arial"/>
          <w:vertAlign w:val="superscript"/>
          <w:lang w:val="en-GB" w:eastAsia="es-ES"/>
        </w:rPr>
        <w:t>th</w:t>
      </w:r>
      <w:r w:rsidR="00CC1ABD">
        <w:rPr>
          <w:rFonts w:ascii="Arial" w:hAnsi="Arial" w:cs="Arial"/>
          <w:lang w:val="en-GB" w:eastAsia="es-ES"/>
        </w:rPr>
        <w:t>, 11</w:t>
      </w:r>
      <w:r w:rsidR="00CC1ABD" w:rsidRPr="005344A6">
        <w:rPr>
          <w:rFonts w:ascii="Arial" w:hAnsi="Arial" w:cs="Arial"/>
          <w:vertAlign w:val="superscript"/>
          <w:lang w:val="en-GB" w:eastAsia="es-ES"/>
        </w:rPr>
        <w:t>th</w:t>
      </w:r>
      <w:r w:rsidR="00CC1ABD">
        <w:rPr>
          <w:rFonts w:ascii="Arial" w:hAnsi="Arial" w:cs="Arial"/>
          <w:lang w:val="en-GB" w:eastAsia="es-ES"/>
        </w:rPr>
        <w:t xml:space="preserve"> or 12</w:t>
      </w:r>
      <w:r w:rsidR="00CC1ABD" w:rsidRPr="005344A6">
        <w:rPr>
          <w:rFonts w:ascii="Arial" w:hAnsi="Arial" w:cs="Arial"/>
          <w:vertAlign w:val="superscript"/>
          <w:lang w:val="en-GB" w:eastAsia="es-ES"/>
        </w:rPr>
        <w:t>th</w:t>
      </w:r>
      <w:r w:rsidR="00CC1ABD">
        <w:rPr>
          <w:rFonts w:ascii="Arial" w:hAnsi="Arial" w:cs="Arial"/>
          <w:lang w:val="en-GB" w:eastAsia="es-ES"/>
        </w:rPr>
        <w:t xml:space="preserve"> serial position.</w:t>
      </w:r>
      <w:r w:rsidR="00CC1ABD" w:rsidRPr="0029324F">
        <w:rPr>
          <w:rFonts w:ascii="Arial" w:hAnsi="Arial" w:cs="Arial"/>
          <w:lang w:val="en-GB" w:eastAsia="es-ES"/>
        </w:rPr>
        <w:t xml:space="preserve"> </w:t>
      </w:r>
      <w:r w:rsidRPr="0029324F">
        <w:rPr>
          <w:rFonts w:ascii="Arial" w:hAnsi="Arial" w:cs="Arial"/>
          <w:lang w:val="en-GB" w:eastAsia="es-ES"/>
        </w:rPr>
        <w:t xml:space="preserve">All nouns were presented in Times font, except for perceptual oddballs, which were presented in 20 different fonts. The order of oddball list type was random. Nouns were presented visually in lowercase for 800 </w:t>
      </w:r>
      <w:proofErr w:type="spellStart"/>
      <w:r w:rsidRPr="0029324F">
        <w:rPr>
          <w:rFonts w:ascii="Arial" w:hAnsi="Arial" w:cs="Arial"/>
          <w:lang w:val="en-GB" w:eastAsia="es-ES"/>
        </w:rPr>
        <w:t>ms</w:t>
      </w:r>
      <w:proofErr w:type="spellEnd"/>
      <w:r w:rsidRPr="0029324F">
        <w:rPr>
          <w:rFonts w:ascii="Arial" w:hAnsi="Arial" w:cs="Arial"/>
          <w:lang w:val="en-GB" w:eastAsia="es-ES"/>
        </w:rPr>
        <w:t xml:space="preserve">. Subjects made a push-button response to indicate whether the first letter in each noun contained an enclosed space (shallow encoding task). </w:t>
      </w:r>
      <w:r w:rsidR="00CA7E80">
        <w:rPr>
          <w:rFonts w:ascii="Arial" w:hAnsi="Arial" w:cs="Arial"/>
          <w:lang w:val="en-GB" w:eastAsia="es-ES"/>
        </w:rPr>
        <w:t>T</w:t>
      </w:r>
      <w:r w:rsidRPr="0029324F">
        <w:rPr>
          <w:rFonts w:ascii="Arial" w:hAnsi="Arial" w:cs="Arial"/>
          <w:lang w:val="en-GB" w:eastAsia="es-ES"/>
        </w:rPr>
        <w:t>he rate of stimulus presentation was randomly varied at a stimulus onset asynchrony (SOA) of 1, 2, 3, 4 or 6 s. Thus, for each of the 20 lists for each oddball type, 4 of these lists were presented at a given SOA. Subjects were informed of the presentation rate in each forthcoming list, by presenting the SOA under the “New List” marker.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481059" w14:paraId="77CE99C8" w14:textId="77777777" w:rsidTr="006137B1">
        <w:tc>
          <w:tcPr>
            <w:tcW w:w="9016" w:type="dxa"/>
          </w:tcPr>
          <w:p w14:paraId="6FA7149C" w14:textId="4EDCE922" w:rsidR="00481059" w:rsidRDefault="00284D92" w:rsidP="0029324F">
            <w:pPr>
              <w:autoSpaceDE w:val="0"/>
              <w:autoSpaceDN w:val="0"/>
              <w:adjustRightInd w:val="0"/>
              <w:spacing w:line="480" w:lineRule="auto"/>
              <w:jc w:val="center"/>
              <w:rPr>
                <w:rFonts w:ascii="Arial" w:hAnsi="Arial" w:cs="Arial"/>
                <w:lang w:val="en-GB" w:eastAsia="es-ES"/>
              </w:rPr>
            </w:pPr>
            <w:r w:rsidRPr="00284D92">
              <w:rPr>
                <w:rFonts w:ascii="Arial" w:hAnsi="Arial" w:cs="Arial"/>
                <w:noProof/>
                <w:lang w:eastAsia="es-ES"/>
              </w:rPr>
              <w:drawing>
                <wp:inline distT="0" distB="0" distL="0" distR="0" wp14:anchorId="0BE89B8A" wp14:editId="75A3BCF8">
                  <wp:extent cx="5731510" cy="2741930"/>
                  <wp:effectExtent l="0" t="0" r="0" b="1270"/>
                  <wp:docPr id="4" name="Picture 2" descr="Table&#10;&#10;Description automatically generated">
                    <a:extLst xmlns:a="http://schemas.openxmlformats.org/drawingml/2006/main">
                      <a:ext uri="{FF2B5EF4-FFF2-40B4-BE49-F238E27FC236}">
                        <a16:creationId xmlns:a16="http://schemas.microsoft.com/office/drawing/2014/main" id="{60CE0862-F41B-2B46-8F32-AC88148493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Table&#10;&#10;Description automatically generated">
                            <a:extLst>
                              <a:ext uri="{FF2B5EF4-FFF2-40B4-BE49-F238E27FC236}">
                                <a16:creationId xmlns:a16="http://schemas.microsoft.com/office/drawing/2014/main" id="{60CE0862-F41B-2B46-8F32-AC88148493E7}"/>
                              </a:ext>
                            </a:extLst>
                          </pic:cNvPr>
                          <pic:cNvPicPr>
                            <a:picLocks noChangeAspect="1"/>
                          </pic:cNvPicPr>
                        </pic:nvPicPr>
                        <pic:blipFill>
                          <a:blip r:embed="rId12"/>
                          <a:stretch>
                            <a:fillRect/>
                          </a:stretch>
                        </pic:blipFill>
                        <pic:spPr>
                          <a:xfrm>
                            <a:off x="0" y="0"/>
                            <a:ext cx="5731510" cy="2741930"/>
                          </a:xfrm>
                          <a:prstGeom prst="rect">
                            <a:avLst/>
                          </a:prstGeom>
                        </pic:spPr>
                      </pic:pic>
                    </a:graphicData>
                  </a:graphic>
                </wp:inline>
              </w:drawing>
            </w:r>
          </w:p>
        </w:tc>
      </w:tr>
      <w:tr w:rsidR="00481059" w14:paraId="193B08E1" w14:textId="77777777" w:rsidTr="006137B1">
        <w:tc>
          <w:tcPr>
            <w:tcW w:w="9016" w:type="dxa"/>
          </w:tcPr>
          <w:p w14:paraId="4BEE8A43" w14:textId="263BC4B0" w:rsidR="00481059" w:rsidRPr="00C033EB" w:rsidRDefault="00481059" w:rsidP="00C033EB">
            <w:pPr>
              <w:autoSpaceDE w:val="0"/>
              <w:autoSpaceDN w:val="0"/>
              <w:adjustRightInd w:val="0"/>
              <w:rPr>
                <w:rFonts w:ascii="Arial" w:hAnsi="Arial" w:cs="Arial"/>
                <w:lang w:val="en-GB" w:eastAsia="es-ES"/>
              </w:rPr>
            </w:pPr>
            <w:r w:rsidRPr="00481059">
              <w:rPr>
                <w:rFonts w:ascii="Arial" w:hAnsi="Arial" w:cs="Arial"/>
                <w:b/>
                <w:bCs/>
                <w:color w:val="000000" w:themeColor="text1"/>
                <w:lang w:val="en-GB" w:eastAsia="es-ES"/>
              </w:rPr>
              <w:t xml:space="preserve">Figure </w:t>
            </w:r>
            <w:r w:rsidR="00F96ABA">
              <w:rPr>
                <w:rFonts w:ascii="Arial" w:hAnsi="Arial" w:cs="Arial"/>
                <w:b/>
                <w:bCs/>
                <w:color w:val="000000" w:themeColor="text1"/>
                <w:lang w:val="en-GB" w:eastAsia="es-ES"/>
              </w:rPr>
              <w:t>1</w:t>
            </w:r>
            <w:r w:rsidRPr="00481059">
              <w:rPr>
                <w:rFonts w:ascii="Arial" w:hAnsi="Arial" w:cs="Arial"/>
                <w:b/>
                <w:bCs/>
                <w:color w:val="000000" w:themeColor="text1"/>
                <w:lang w:val="en-GB" w:eastAsia="es-ES"/>
              </w:rPr>
              <w:t>.</w:t>
            </w:r>
            <w:r w:rsidR="00C033EB">
              <w:rPr>
                <w:rFonts w:ascii="Arial" w:hAnsi="Arial" w:cs="Arial"/>
                <w:b/>
                <w:bCs/>
                <w:color w:val="000000" w:themeColor="text1"/>
                <w:lang w:val="en-GB" w:eastAsia="es-ES"/>
              </w:rPr>
              <w:t xml:space="preserve"> </w:t>
            </w:r>
            <w:r w:rsidR="00C033EB">
              <w:rPr>
                <w:rFonts w:ascii="Arial" w:hAnsi="Arial" w:cs="Arial"/>
                <w:color w:val="000000" w:themeColor="text1"/>
                <w:lang w:val="en-GB" w:eastAsia="es-ES"/>
              </w:rPr>
              <w:t>Example of items used in the task where E and P are the emotional and perceptual oddballs respectively. -2, -1 or +1 indicate the two (or one) items preceding the oddballs and +1 indicates the item following the oddball.</w:t>
            </w:r>
          </w:p>
        </w:tc>
      </w:tr>
    </w:tbl>
    <w:p w14:paraId="73B0C675" w14:textId="77777777" w:rsidR="0029324F" w:rsidRPr="0029324F" w:rsidRDefault="0029324F" w:rsidP="0029324F">
      <w:pPr>
        <w:autoSpaceDE w:val="0"/>
        <w:autoSpaceDN w:val="0"/>
        <w:adjustRightInd w:val="0"/>
        <w:spacing w:line="480" w:lineRule="auto"/>
        <w:jc w:val="both"/>
        <w:rPr>
          <w:rFonts w:ascii="Arial" w:hAnsi="Arial" w:cs="Arial"/>
          <w:lang w:val="en-GB" w:eastAsia="es-ES"/>
        </w:rPr>
      </w:pPr>
    </w:p>
    <w:p w14:paraId="1B6E134D" w14:textId="21ECFA9E" w:rsidR="0029324F" w:rsidRPr="0029324F" w:rsidRDefault="0029324F" w:rsidP="005C5553">
      <w:pPr>
        <w:autoSpaceDE w:val="0"/>
        <w:autoSpaceDN w:val="0"/>
        <w:adjustRightInd w:val="0"/>
        <w:spacing w:line="480" w:lineRule="auto"/>
        <w:ind w:firstLine="360"/>
        <w:jc w:val="both"/>
        <w:rPr>
          <w:rFonts w:ascii="Arial" w:hAnsi="Arial" w:cs="Arial"/>
          <w:lang w:val="en-GB" w:eastAsia="es-ES"/>
        </w:rPr>
      </w:pPr>
      <w:r w:rsidRPr="0029324F">
        <w:rPr>
          <w:rFonts w:ascii="Arial" w:hAnsi="Arial" w:cs="Arial"/>
          <w:lang w:val="en-US" w:eastAsia="es-ES"/>
        </w:rPr>
        <w:t>The presentation of each 14-word list was followed immediately by a 30-s distract</w:t>
      </w:r>
      <w:r w:rsidR="002E6770">
        <w:rPr>
          <w:rFonts w:ascii="Arial" w:hAnsi="Arial" w:cs="Arial"/>
          <w:lang w:val="en-US" w:eastAsia="es-ES"/>
        </w:rPr>
        <w:t>or</w:t>
      </w:r>
      <w:r w:rsidRPr="0029324F">
        <w:rPr>
          <w:rFonts w:ascii="Arial" w:hAnsi="Arial" w:cs="Arial"/>
          <w:lang w:val="en-US" w:eastAsia="es-ES"/>
        </w:rPr>
        <w:t xml:space="preserve"> task, during which subjects were instructed to count backwards in threes (out loud)</w:t>
      </w:r>
      <w:r w:rsidR="00F04970">
        <w:rPr>
          <w:rFonts w:ascii="Arial" w:hAnsi="Arial" w:cs="Arial"/>
          <w:lang w:val="en-US" w:eastAsia="es-ES"/>
        </w:rPr>
        <w:t xml:space="preserve"> from a number presented on the screen</w:t>
      </w:r>
      <w:r w:rsidRPr="0029324F">
        <w:rPr>
          <w:rFonts w:ascii="Arial" w:hAnsi="Arial" w:cs="Arial"/>
          <w:lang w:val="en-US" w:eastAsia="es-ES"/>
        </w:rPr>
        <w:t xml:space="preserve">. The distractor task was followed by instructions to free-recall the words presented in the preceding list. </w:t>
      </w:r>
      <w:r w:rsidRPr="0029324F">
        <w:rPr>
          <w:rFonts w:ascii="Arial" w:hAnsi="Arial" w:cs="Arial"/>
          <w:lang w:val="en-GB" w:eastAsia="es-ES"/>
        </w:rPr>
        <w:t>Recall performance in the experiment is expressed relative to one randomly selected control noun in each list. The chosen control nouns, like the oddballs, could not occur within the first five nouns of each list and were at least 3 serial positions apart from oddball nouns.</w:t>
      </w:r>
    </w:p>
    <w:p w14:paraId="0F1D2C6E" w14:textId="17D6D9B2" w:rsidR="00CD0E59" w:rsidRDefault="00A35664" w:rsidP="00CD0E59">
      <w:pPr>
        <w:spacing w:line="480" w:lineRule="auto"/>
        <w:ind w:firstLine="360"/>
        <w:jc w:val="both"/>
        <w:rPr>
          <w:rFonts w:ascii="Arial" w:hAnsi="Arial" w:cs="Arial"/>
          <w:lang w:val="en-US"/>
        </w:rPr>
      </w:pPr>
      <w:r w:rsidRPr="00BF1084">
        <w:rPr>
          <w:rStyle w:val="Heading2Char"/>
          <w:rFonts w:ascii="Arial" w:hAnsi="Arial" w:cs="Arial"/>
          <w:b/>
          <w:bCs/>
          <w:color w:val="auto"/>
        </w:rPr>
        <w:t>Analyses.</w:t>
      </w:r>
      <w:r w:rsidRPr="00BF1084">
        <w:rPr>
          <w:rFonts w:ascii="Arial" w:hAnsi="Arial" w:cs="Arial"/>
          <w:b/>
          <w:bCs/>
          <w:lang w:val="en-GB" w:eastAsia="es-ES"/>
        </w:rPr>
        <w:t xml:space="preserve"> </w:t>
      </w:r>
      <w:r w:rsidR="00C53449">
        <w:rPr>
          <w:rFonts w:ascii="Arial" w:hAnsi="Arial" w:cs="Arial"/>
          <w:lang w:val="en-GB" w:eastAsia="es-ES"/>
        </w:rPr>
        <w:t xml:space="preserve">Lists that contained data </w:t>
      </w:r>
      <w:r w:rsidR="00CC1ABD">
        <w:rPr>
          <w:rFonts w:ascii="Arial" w:hAnsi="Arial" w:cs="Arial"/>
          <w:lang w:val="en-GB" w:eastAsia="es-ES"/>
        </w:rPr>
        <w:t>collecti</w:t>
      </w:r>
      <w:r w:rsidR="00D44230">
        <w:rPr>
          <w:rFonts w:ascii="Arial" w:hAnsi="Arial" w:cs="Arial"/>
          <w:lang w:val="en-GB" w:eastAsia="es-ES"/>
        </w:rPr>
        <w:t>on</w:t>
      </w:r>
      <w:r w:rsidR="00CC1ABD">
        <w:rPr>
          <w:rFonts w:ascii="Arial" w:hAnsi="Arial" w:cs="Arial"/>
          <w:lang w:val="en-GB" w:eastAsia="es-ES"/>
        </w:rPr>
        <w:t xml:space="preserve"> </w:t>
      </w:r>
      <w:r w:rsidR="00C53449">
        <w:rPr>
          <w:rFonts w:ascii="Arial" w:hAnsi="Arial" w:cs="Arial"/>
          <w:lang w:val="en-GB" w:eastAsia="es-ES"/>
        </w:rPr>
        <w:t>errors (</w:t>
      </w:r>
      <w:proofErr w:type="spellStart"/>
      <w:r w:rsidR="00C53449">
        <w:rPr>
          <w:rFonts w:ascii="Arial" w:hAnsi="Arial" w:cs="Arial"/>
          <w:lang w:val="en-GB" w:eastAsia="es-ES"/>
        </w:rPr>
        <w:t>e.g</w:t>
      </w:r>
      <w:proofErr w:type="spellEnd"/>
      <w:r w:rsidR="00C53449">
        <w:rPr>
          <w:rFonts w:ascii="Arial" w:hAnsi="Arial" w:cs="Arial"/>
          <w:lang w:val="en-GB" w:eastAsia="es-ES"/>
        </w:rPr>
        <w:t xml:space="preserve"> missing data, repeats) were excluded</w:t>
      </w:r>
      <w:r w:rsidR="002B7836">
        <w:rPr>
          <w:rFonts w:ascii="Arial" w:hAnsi="Arial" w:cs="Arial"/>
          <w:lang w:val="en-GB" w:eastAsia="es-ES"/>
        </w:rPr>
        <w:t xml:space="preserve"> from all analyses</w:t>
      </w:r>
      <w:r w:rsidR="00F04970">
        <w:rPr>
          <w:rFonts w:ascii="Arial" w:hAnsi="Arial" w:cs="Arial"/>
          <w:lang w:val="en-GB" w:eastAsia="es-ES"/>
        </w:rPr>
        <w:t xml:space="preserve"> across all subjects</w:t>
      </w:r>
      <w:r w:rsidR="00E02492">
        <w:rPr>
          <w:rFonts w:ascii="Arial" w:hAnsi="Arial" w:cs="Arial"/>
          <w:lang w:val="en-GB" w:eastAsia="es-ES"/>
        </w:rPr>
        <w:t xml:space="preserve"> (1</w:t>
      </w:r>
      <w:r w:rsidR="00AF4FC9">
        <w:rPr>
          <w:rFonts w:ascii="Arial" w:hAnsi="Arial" w:cs="Arial"/>
          <w:lang w:val="en-GB" w:eastAsia="es-ES"/>
        </w:rPr>
        <w:t>0</w:t>
      </w:r>
      <w:r w:rsidR="00E02492">
        <w:rPr>
          <w:rFonts w:ascii="Arial" w:hAnsi="Arial" w:cs="Arial"/>
          <w:lang w:val="en-GB" w:eastAsia="es-ES"/>
        </w:rPr>
        <w:t xml:space="preserve"> emotional lists, </w:t>
      </w:r>
      <w:r w:rsidR="00DC7437">
        <w:rPr>
          <w:rFonts w:ascii="Arial" w:hAnsi="Arial" w:cs="Arial"/>
          <w:lang w:val="en-GB" w:eastAsia="es-ES"/>
        </w:rPr>
        <w:t>6</w:t>
      </w:r>
      <w:r w:rsidR="00E02492">
        <w:rPr>
          <w:rFonts w:ascii="Arial" w:hAnsi="Arial" w:cs="Arial"/>
          <w:lang w:val="en-GB" w:eastAsia="es-ES"/>
        </w:rPr>
        <w:t xml:space="preserve"> perceptual lists</w:t>
      </w:r>
      <w:r w:rsidR="00F04970">
        <w:rPr>
          <w:rFonts w:ascii="Arial" w:hAnsi="Arial" w:cs="Arial"/>
          <w:lang w:val="en-GB" w:eastAsia="es-ES"/>
        </w:rPr>
        <w:t xml:space="preserve"> out of a total of 20 emotional and 20 perceptual lists per subject</w:t>
      </w:r>
      <w:r w:rsidR="00E02492">
        <w:rPr>
          <w:rFonts w:ascii="Arial" w:hAnsi="Arial" w:cs="Arial"/>
          <w:lang w:val="en-GB" w:eastAsia="es-ES"/>
        </w:rPr>
        <w:t>)</w:t>
      </w:r>
      <w:r w:rsidR="00C53449">
        <w:rPr>
          <w:rFonts w:ascii="Arial" w:hAnsi="Arial" w:cs="Arial"/>
          <w:lang w:val="en-GB" w:eastAsia="es-ES"/>
        </w:rPr>
        <w:t xml:space="preserve">. </w:t>
      </w:r>
      <w:r w:rsidR="00254D4E">
        <w:rPr>
          <w:rFonts w:ascii="Arial" w:hAnsi="Arial" w:cs="Arial"/>
          <w:lang w:val="en-GB" w:eastAsia="es-ES"/>
        </w:rPr>
        <w:t xml:space="preserve">All analyses were conducted using </w:t>
      </w:r>
      <w:r w:rsidR="00254D4E" w:rsidRPr="005402FD">
        <w:rPr>
          <w:rFonts w:ascii="Arial" w:hAnsi="Arial" w:cs="Arial"/>
          <w:lang w:val="en-GB" w:eastAsia="es-ES"/>
        </w:rPr>
        <w:t xml:space="preserve">MATLAB </w:t>
      </w:r>
      <w:r w:rsidR="00827324" w:rsidRPr="005402FD">
        <w:rPr>
          <w:rFonts w:ascii="Arial" w:hAnsi="Arial" w:cs="Arial"/>
          <w:lang w:val="en-GB" w:eastAsia="es-ES"/>
        </w:rPr>
        <w:t>(</w:t>
      </w:r>
      <w:r w:rsidR="00254D4E" w:rsidRPr="005402FD">
        <w:rPr>
          <w:rFonts w:ascii="Arial" w:hAnsi="Arial" w:cs="Arial"/>
          <w:lang w:val="en-GB" w:eastAsia="es-ES"/>
        </w:rPr>
        <w:t>R2019b</w:t>
      </w:r>
      <w:r w:rsidR="00827324" w:rsidRPr="005402FD">
        <w:rPr>
          <w:rFonts w:ascii="Arial" w:hAnsi="Arial" w:cs="Arial"/>
          <w:lang w:val="en-GB" w:eastAsia="es-ES"/>
        </w:rPr>
        <w:t>, The MathWorks, Inc)</w:t>
      </w:r>
      <w:r w:rsidR="00C928F2" w:rsidRPr="005402FD">
        <w:rPr>
          <w:rFonts w:ascii="Arial" w:hAnsi="Arial" w:cs="Arial"/>
          <w:lang w:val="en-GB" w:eastAsia="es-ES"/>
        </w:rPr>
        <w:t xml:space="preserve">. Statistical analyses </w:t>
      </w:r>
      <w:r w:rsidR="002E6745">
        <w:rPr>
          <w:rFonts w:ascii="Arial" w:hAnsi="Arial" w:cs="Arial"/>
          <w:lang w:val="en-GB" w:eastAsia="es-ES"/>
        </w:rPr>
        <w:t xml:space="preserve">and figures </w:t>
      </w:r>
      <w:r w:rsidR="00C928F2" w:rsidRPr="005402FD">
        <w:rPr>
          <w:rFonts w:ascii="Arial" w:hAnsi="Arial" w:cs="Arial"/>
          <w:lang w:val="en-GB" w:eastAsia="es-ES"/>
        </w:rPr>
        <w:t xml:space="preserve">were conducted </w:t>
      </w:r>
      <w:r w:rsidR="00D44230">
        <w:rPr>
          <w:rFonts w:ascii="Arial" w:hAnsi="Arial" w:cs="Arial"/>
          <w:lang w:val="en-GB" w:eastAsia="es-ES"/>
        </w:rPr>
        <w:t>in</w:t>
      </w:r>
      <w:r w:rsidR="00D44230" w:rsidRPr="005402FD">
        <w:rPr>
          <w:rFonts w:ascii="Arial" w:hAnsi="Arial" w:cs="Arial"/>
          <w:lang w:val="en-GB" w:eastAsia="es-ES"/>
        </w:rPr>
        <w:t xml:space="preserve"> </w:t>
      </w:r>
      <w:proofErr w:type="spellStart"/>
      <w:r w:rsidR="00597F78">
        <w:rPr>
          <w:rFonts w:ascii="Arial" w:hAnsi="Arial" w:cs="Arial"/>
          <w:lang w:val="en-GB" w:eastAsia="es-ES"/>
        </w:rPr>
        <w:t>Rstudio</w:t>
      </w:r>
      <w:proofErr w:type="spellEnd"/>
      <w:r w:rsidR="00597F78">
        <w:rPr>
          <w:rFonts w:ascii="Arial" w:hAnsi="Arial" w:cs="Arial"/>
          <w:lang w:val="en-GB" w:eastAsia="es-ES"/>
        </w:rPr>
        <w:t xml:space="preserve"> (version 1.3.1093)</w:t>
      </w:r>
      <w:r w:rsidR="005E6B3D">
        <w:rPr>
          <w:rFonts w:ascii="Arial" w:hAnsi="Arial" w:cs="Arial"/>
          <w:lang w:val="en-GB" w:eastAsia="es-ES"/>
        </w:rPr>
        <w:t>.</w:t>
      </w:r>
      <w:r w:rsidR="00C928F2" w:rsidRPr="00827324">
        <w:rPr>
          <w:rFonts w:ascii="Arial" w:hAnsi="Arial" w:cs="Arial"/>
          <w:lang w:val="en-GB" w:eastAsia="es-ES"/>
        </w:rPr>
        <w:t xml:space="preserve"> A</w:t>
      </w:r>
      <w:r w:rsidR="00C928F2">
        <w:rPr>
          <w:rFonts w:ascii="Arial" w:hAnsi="Arial" w:cs="Arial"/>
          <w:lang w:val="en-GB" w:eastAsia="es-ES"/>
        </w:rPr>
        <w:t>ll data was tested for normal distribution using Shapiro-Wilk</w:t>
      </w:r>
      <w:r w:rsidR="00597F78">
        <w:rPr>
          <w:rFonts w:ascii="Arial" w:hAnsi="Arial" w:cs="Arial"/>
          <w:lang w:val="en-GB" w:eastAsia="es-ES"/>
        </w:rPr>
        <w:t xml:space="preserve"> or QQ plots</w:t>
      </w:r>
      <w:r w:rsidR="002E6745">
        <w:rPr>
          <w:rFonts w:ascii="Arial" w:hAnsi="Arial" w:cs="Arial"/>
          <w:lang w:val="en-GB" w:eastAsia="es-ES"/>
        </w:rPr>
        <w:t xml:space="preserve">, </w:t>
      </w:r>
      <w:r w:rsidR="005D1CAE">
        <w:rPr>
          <w:rFonts w:ascii="Arial" w:hAnsi="Arial" w:cs="Arial"/>
          <w:lang w:val="en-GB" w:eastAsia="es-ES"/>
        </w:rPr>
        <w:t>Greenhouse-</w:t>
      </w:r>
      <w:proofErr w:type="spellStart"/>
      <w:r w:rsidR="005D1CAE">
        <w:rPr>
          <w:rFonts w:ascii="Arial" w:hAnsi="Arial" w:cs="Arial"/>
          <w:lang w:val="en-GB" w:eastAsia="es-ES"/>
        </w:rPr>
        <w:t>Geisser</w:t>
      </w:r>
      <w:proofErr w:type="spellEnd"/>
      <w:r w:rsidR="005D1CAE">
        <w:rPr>
          <w:rFonts w:ascii="Arial" w:hAnsi="Arial" w:cs="Arial"/>
          <w:lang w:val="en-GB" w:eastAsia="es-ES"/>
        </w:rPr>
        <w:t xml:space="preserve"> </w:t>
      </w:r>
      <w:r w:rsidR="00C928F2">
        <w:rPr>
          <w:rFonts w:ascii="Arial" w:hAnsi="Arial" w:cs="Arial"/>
          <w:lang w:val="en-GB" w:eastAsia="es-ES"/>
        </w:rPr>
        <w:t>sphericity correction was applied whe</w:t>
      </w:r>
      <w:r w:rsidR="00074B2E">
        <w:rPr>
          <w:rFonts w:ascii="Arial" w:hAnsi="Arial" w:cs="Arial"/>
          <w:lang w:val="en-GB" w:eastAsia="es-ES"/>
        </w:rPr>
        <w:t xml:space="preserve">n appropriate. </w:t>
      </w:r>
      <w:r w:rsidR="004A548A">
        <w:rPr>
          <w:rFonts w:ascii="Arial" w:hAnsi="Arial" w:cs="Arial"/>
          <w:lang w:val="en-GB" w:eastAsia="es-ES"/>
        </w:rPr>
        <w:t xml:space="preserve">Post-hoc t-tests </w:t>
      </w:r>
      <w:r w:rsidR="004A548A" w:rsidRPr="00CD6360">
        <w:rPr>
          <w:rFonts w:ascii="Arial" w:hAnsi="Arial" w:cs="Arial"/>
          <w:lang w:val="en-GB" w:eastAsia="es-ES"/>
        </w:rPr>
        <w:t>were FDR-corrected.</w:t>
      </w:r>
    </w:p>
    <w:p w14:paraId="7A758576" w14:textId="0F95F9D1" w:rsidR="00A35664" w:rsidRPr="00CD0E59" w:rsidRDefault="00CD0E59" w:rsidP="008B546E">
      <w:pPr>
        <w:spacing w:line="480" w:lineRule="auto"/>
        <w:ind w:firstLine="360"/>
        <w:jc w:val="both"/>
        <w:rPr>
          <w:rFonts w:ascii="Arial" w:hAnsi="Arial" w:cs="Arial"/>
          <w:lang w:val="en-US"/>
        </w:rPr>
      </w:pPr>
      <w:r w:rsidRPr="008E0FFA">
        <w:rPr>
          <w:rFonts w:ascii="Arial" w:hAnsi="Arial" w:cs="Arial"/>
          <w:lang w:val="en-US"/>
        </w:rPr>
        <w:t xml:space="preserve">Conditional probability analyses were conducted using the Behavioral Toolbox for </w:t>
      </w:r>
      <w:r w:rsidR="005E6B3D" w:rsidRPr="008E0FFA">
        <w:rPr>
          <w:rFonts w:ascii="Arial" w:hAnsi="Arial" w:cs="Arial"/>
          <w:lang w:val="en-US"/>
        </w:rPr>
        <w:t>MATLAB</w:t>
      </w:r>
      <w:r w:rsidR="005E6B3D">
        <w:rPr>
          <w:rFonts w:ascii="Arial" w:hAnsi="Arial" w:cs="Arial"/>
          <w:lang w:val="en-US"/>
        </w:rPr>
        <w:t xml:space="preserve"> </w:t>
      </w:r>
      <w:r w:rsidRPr="008E0FFA">
        <w:rPr>
          <w:rFonts w:ascii="Arial" w:hAnsi="Arial" w:cs="Arial"/>
          <w:lang w:val="en-US"/>
        </w:rPr>
        <w:t>R2019b (</w:t>
      </w:r>
      <w:hyperlink r:id="rId13" w:history="1">
        <w:r w:rsidRPr="008E0FFA">
          <w:rPr>
            <w:rStyle w:val="Hyperlink"/>
            <w:rFonts w:ascii="Arial" w:hAnsi="Arial" w:cs="Arial"/>
            <w:lang w:val="en-US"/>
          </w:rPr>
          <w:t>http://memory.psych.upenn.edu/Behavioral_toolbox</w:t>
        </w:r>
      </w:hyperlink>
      <w:r w:rsidRPr="008E0FFA">
        <w:rPr>
          <w:rFonts w:ascii="Arial" w:hAnsi="Arial" w:cs="Arial"/>
          <w:lang w:val="en-US"/>
        </w:rPr>
        <w:t xml:space="preserve">) </w:t>
      </w:r>
      <w:r w:rsidR="00F04970">
        <w:rPr>
          <w:rFonts w:ascii="Arial" w:hAnsi="Arial" w:cs="Arial"/>
          <w:lang w:val="en-US"/>
        </w:rPr>
        <w:t>with modified scripts</w:t>
      </w:r>
      <w:r w:rsidRPr="008E0FFA">
        <w:rPr>
          <w:rFonts w:ascii="Arial" w:hAnsi="Arial" w:cs="Arial"/>
          <w:lang w:val="en-US"/>
        </w:rPr>
        <w:t xml:space="preserve"> where the CRPs were investigated for the words recalled one serial position before or after the oddball. All analyses </w:t>
      </w:r>
      <w:r w:rsidR="00597F78">
        <w:rPr>
          <w:rFonts w:ascii="Arial" w:hAnsi="Arial" w:cs="Arial"/>
          <w:lang w:val="en-US"/>
        </w:rPr>
        <w:t xml:space="preserve">and visualization </w:t>
      </w:r>
      <w:r w:rsidRPr="008E0FFA">
        <w:rPr>
          <w:rFonts w:ascii="Arial" w:hAnsi="Arial" w:cs="Arial"/>
          <w:lang w:val="en-US"/>
        </w:rPr>
        <w:t xml:space="preserve">were </w:t>
      </w:r>
      <w:r w:rsidR="00597F78">
        <w:rPr>
          <w:rFonts w:ascii="Arial" w:hAnsi="Arial" w:cs="Arial"/>
          <w:lang w:val="en-US"/>
        </w:rPr>
        <w:t>on</w:t>
      </w:r>
      <w:r w:rsidRPr="008E0FFA">
        <w:rPr>
          <w:rFonts w:ascii="Arial" w:hAnsi="Arial" w:cs="Arial"/>
          <w:lang w:val="en-US"/>
        </w:rPr>
        <w:t xml:space="preserve"> lags</w:t>
      </w:r>
      <w:r w:rsidR="00597F78">
        <w:rPr>
          <w:rFonts w:ascii="Arial" w:hAnsi="Arial" w:cs="Arial"/>
          <w:lang w:val="en-US"/>
        </w:rPr>
        <w:t xml:space="preserve"> </w:t>
      </w:r>
      <m:oMath>
        <m:r>
          <w:rPr>
            <w:rFonts w:ascii="Cambria Math" w:hAnsi="Cambria Math" w:cs="Arial"/>
            <w:lang w:val="en-US"/>
          </w:rPr>
          <m:t>±</m:t>
        </m:r>
      </m:oMath>
      <w:r w:rsidRPr="008E0FFA">
        <w:rPr>
          <w:rFonts w:ascii="Arial" w:eastAsiaTheme="minorEastAsia" w:hAnsi="Arial" w:cs="Arial"/>
          <w:lang w:val="en-US"/>
        </w:rPr>
        <w:t xml:space="preserve">5 </w:t>
      </w:r>
      <w:r w:rsidRPr="008E0FFA">
        <w:rPr>
          <w:rFonts w:ascii="Arial" w:hAnsi="Arial" w:cs="Arial"/>
          <w:lang w:val="en-US"/>
        </w:rPr>
        <w:t xml:space="preserve">as </w:t>
      </w:r>
      <w:r w:rsidR="00E4531D">
        <w:rPr>
          <w:rFonts w:ascii="Arial" w:hAnsi="Arial" w:cs="Arial"/>
          <w:lang w:val="en-US"/>
        </w:rPr>
        <w:t>previously reported</w:t>
      </w:r>
      <w:r w:rsidRPr="008E0FFA">
        <w:rPr>
          <w:rFonts w:ascii="Arial" w:hAnsi="Arial" w:cs="Arial"/>
          <w:lang w:val="en-US"/>
        </w:rPr>
        <w:t xml:space="preserve"> </w:t>
      </w:r>
      <w:r w:rsidRPr="008E0FFA">
        <w:rPr>
          <w:rFonts w:ascii="Arial" w:hAnsi="Arial" w:cs="Arial"/>
          <w:lang w:val="en-US"/>
        </w:rPr>
        <w:fldChar w:fldCharType="begin" w:fldLock="1"/>
      </w:r>
      <w:r w:rsidR="00560B52">
        <w:rPr>
          <w:rFonts w:ascii="Arial" w:hAnsi="Arial" w:cs="Arial"/>
          <w:lang w:val="en-US"/>
        </w:rPr>
        <w:instrText>ADDIN CSL_CITATION {"citationItems":[{"id":"ITEM-1","itemData":{"DOI":"https://doi.org/10.3758/BF03197276","author":[{"dropping-particle":"","family":"Kahana","given":"Michael J","non-dropping-particle":"","parse-names":false,"suffix":""}],"container-title":"Memory &amp; Cognition","id":"ITEM-1","issue":"1","issued":{"date-parts":[["1996"]]},"page":"103-109","title":"Associative retrieval processes in free recall","type":"article-journal","volume":"24"},"uris":["http://www.mendeley.com/documents/?uuid=16b1f0d2-8f60-4080-b05d-164b0a868127"]},{"id":"ITEM-2","itemData":{"DOI":"10.3758/s13423-018-1537-3","author":[{"dropping-particle":"","family":"Healey","given":"M. Karl","non-dropping-particle":"","parse-names":false,"suffix":""},{"dropping-particle":"","family":"Long","given":"Nicole M","non-dropping-particle":"","parse-names":false,"suffix":""},{"dropping-particle":"","family":"Kahana","given":"Michael J","non-dropping-particle":"","parse-names":false,"suffix":""}],"container-title":"Psychonomic Bulletin and Review","id":"ITEM-2","issued":{"date-parts":[["2019"]]},"page":"699-720","publisher":"Psychonomic Bulletin &amp; Review","title":"Contiguity in episodic memory","type":"article-journal"},"uris":["http://www.mendeley.com/documents/?uuid=4561e94d-9100-40ab-801e-18233bec67d6"]}],"mendeley":{"formattedCitation":"(Healey, Long, &amp; Kahana, 2019; Kahana, 1996)","plainTextFormattedCitation":"(Healey, Long, &amp; Kahana, 2019; Kahana, 1996)","previouslyFormattedCitation":"(Healey, Long, &amp; Kahana, 2019; Kahana, 1996)"},"properties":{"noteIndex":0},"schema":"https://github.com/citation-style-language/schema/raw/master/csl-citation.json"}</w:instrText>
      </w:r>
      <w:r w:rsidRPr="008E0FFA">
        <w:rPr>
          <w:rFonts w:ascii="Arial" w:hAnsi="Arial" w:cs="Arial"/>
          <w:lang w:val="en-US"/>
        </w:rPr>
        <w:fldChar w:fldCharType="separate"/>
      </w:r>
      <w:r w:rsidR="00560B52" w:rsidRPr="00560B52">
        <w:rPr>
          <w:rFonts w:ascii="Arial" w:hAnsi="Arial" w:cs="Arial"/>
          <w:noProof/>
          <w:lang w:val="en-US"/>
        </w:rPr>
        <w:t>(Healey, Long, &amp; Kahana, 2019; Kahana, 1996)</w:t>
      </w:r>
      <w:r w:rsidRPr="008E0FFA">
        <w:rPr>
          <w:rFonts w:ascii="Arial" w:hAnsi="Arial" w:cs="Arial"/>
          <w:lang w:val="en-US"/>
        </w:rPr>
        <w:fldChar w:fldCharType="end"/>
      </w:r>
      <w:r w:rsidRPr="008E0FFA">
        <w:rPr>
          <w:rFonts w:ascii="Arial" w:hAnsi="Arial" w:cs="Arial"/>
          <w:lang w:val="en-US"/>
        </w:rPr>
        <w:t xml:space="preserve">.  </w:t>
      </w:r>
    </w:p>
    <w:p w14:paraId="45531614" w14:textId="58F8F888" w:rsidR="00B041D8" w:rsidRPr="00896F34" w:rsidRDefault="00B041D8" w:rsidP="008B546E">
      <w:pPr>
        <w:pStyle w:val="Heading1"/>
        <w:rPr>
          <w:rFonts w:ascii="Arial" w:hAnsi="Arial" w:cs="Arial"/>
          <w:b/>
          <w:bCs/>
          <w:color w:val="auto"/>
          <w:lang w:val="en-US"/>
        </w:rPr>
      </w:pPr>
      <w:r w:rsidRPr="00896F34">
        <w:rPr>
          <w:rFonts w:ascii="Arial" w:hAnsi="Arial" w:cs="Arial"/>
          <w:b/>
          <w:bCs/>
          <w:color w:val="auto"/>
          <w:lang w:val="en-US"/>
        </w:rPr>
        <w:t>RESULTS</w:t>
      </w:r>
    </w:p>
    <w:p w14:paraId="6FD5355E" w14:textId="77777777" w:rsidR="00896F34" w:rsidRDefault="00896F34" w:rsidP="008B546E">
      <w:pPr>
        <w:pStyle w:val="Heading2"/>
        <w:rPr>
          <w:rFonts w:ascii="Arial" w:hAnsi="Arial" w:cs="Arial"/>
          <w:b/>
          <w:bCs/>
          <w:color w:val="auto"/>
          <w:lang w:val="en-US"/>
        </w:rPr>
      </w:pPr>
    </w:p>
    <w:p w14:paraId="34A775D7" w14:textId="11D1C85A" w:rsidR="00896F34" w:rsidRPr="00312E96" w:rsidRDefault="0039095A" w:rsidP="00896F34">
      <w:pPr>
        <w:pStyle w:val="Heading2"/>
        <w:rPr>
          <w:rFonts w:ascii="Arial" w:hAnsi="Arial" w:cs="Arial"/>
          <w:b/>
          <w:bCs/>
          <w:color w:val="000000" w:themeColor="text1"/>
          <w:lang w:val="en-US"/>
        </w:rPr>
      </w:pPr>
      <w:r w:rsidRPr="00312E96">
        <w:rPr>
          <w:rFonts w:ascii="Arial" w:hAnsi="Arial" w:cs="Arial"/>
          <w:b/>
          <w:bCs/>
          <w:color w:val="auto"/>
          <w:lang w:val="en-US"/>
        </w:rPr>
        <w:t>Emotional and perceptual oddballs are remembered rather late during recall</w:t>
      </w:r>
      <w:r w:rsidR="00B52B66" w:rsidRPr="00312E96">
        <w:rPr>
          <w:rFonts w:ascii="Arial" w:hAnsi="Arial" w:cs="Arial"/>
          <w:b/>
          <w:bCs/>
          <w:color w:val="000000" w:themeColor="text1"/>
          <w:lang w:val="en-US"/>
        </w:rPr>
        <w:t xml:space="preserve"> </w:t>
      </w:r>
      <w:r w:rsidR="00312E96" w:rsidRPr="00312E96">
        <w:rPr>
          <w:rFonts w:ascii="Arial" w:hAnsi="Arial" w:cs="Arial"/>
          <w:b/>
          <w:bCs/>
          <w:color w:val="000000" w:themeColor="text1"/>
          <w:lang w:val="en-US"/>
        </w:rPr>
        <w:t>and primacy effects are preserved</w:t>
      </w:r>
    </w:p>
    <w:p w14:paraId="11B5A7D6" w14:textId="77777777" w:rsidR="001B0ED9" w:rsidRPr="001B0ED9" w:rsidRDefault="001B0ED9" w:rsidP="001B0ED9">
      <w:pPr>
        <w:rPr>
          <w:lang w:val="en-US"/>
        </w:rPr>
      </w:pPr>
    </w:p>
    <w:p w14:paraId="620573D8" w14:textId="4F65FD7C" w:rsidR="0089442C" w:rsidRDefault="004C7887" w:rsidP="00EE6C38">
      <w:pPr>
        <w:spacing w:line="480" w:lineRule="auto"/>
        <w:ind w:firstLine="720"/>
        <w:jc w:val="both"/>
        <w:rPr>
          <w:rFonts w:ascii="Arial" w:hAnsi="Arial" w:cs="Arial"/>
          <w:color w:val="000000" w:themeColor="text1"/>
          <w:lang w:val="en-US"/>
        </w:rPr>
      </w:pPr>
      <w:r>
        <w:rPr>
          <w:rFonts w:ascii="Arial" w:hAnsi="Arial" w:cs="Arial"/>
          <w:color w:val="000000" w:themeColor="text1"/>
          <w:lang w:val="en-US"/>
        </w:rPr>
        <w:t>W</w:t>
      </w:r>
      <w:r w:rsidR="00B52B66">
        <w:rPr>
          <w:rFonts w:ascii="Arial" w:hAnsi="Arial" w:cs="Arial"/>
          <w:color w:val="000000" w:themeColor="text1"/>
          <w:lang w:val="en-US"/>
        </w:rPr>
        <w:t xml:space="preserve">e </w:t>
      </w:r>
      <w:r w:rsidR="00B5420A">
        <w:rPr>
          <w:rFonts w:ascii="Arial" w:hAnsi="Arial" w:cs="Arial"/>
          <w:color w:val="000000" w:themeColor="text1"/>
          <w:lang w:val="en-US"/>
        </w:rPr>
        <w:t>assessed the overall probability of first recall in our dataset, including the first two recalled items.</w:t>
      </w:r>
      <w:r w:rsidR="003D7461">
        <w:rPr>
          <w:rFonts w:ascii="Arial" w:hAnsi="Arial" w:cs="Arial"/>
          <w:color w:val="000000" w:themeColor="text1"/>
          <w:lang w:val="en-US"/>
        </w:rPr>
        <w:t xml:space="preserve"> We conducted a three-way RM ANOVA</w:t>
      </w:r>
      <w:r w:rsidR="00120551">
        <w:rPr>
          <w:rFonts w:ascii="Arial" w:hAnsi="Arial" w:cs="Arial"/>
          <w:color w:val="000000" w:themeColor="text1"/>
          <w:lang w:val="en-US"/>
        </w:rPr>
        <w:t xml:space="preserve"> (serial position </w:t>
      </w:r>
      <w:r w:rsidR="0089442C">
        <w:rPr>
          <w:rFonts w:ascii="Arial" w:hAnsi="Arial" w:cs="Arial"/>
          <w:color w:val="000000" w:themeColor="text1"/>
          <w:lang w:val="en-US"/>
        </w:rPr>
        <w:t xml:space="preserve">[1-14] </w:t>
      </w:r>
      <w:r w:rsidR="00120551">
        <w:rPr>
          <w:rFonts w:ascii="Arial" w:hAnsi="Arial" w:cs="Arial"/>
          <w:color w:val="000000" w:themeColor="text1"/>
          <w:lang w:val="en-US"/>
        </w:rPr>
        <w:lastRenderedPageBreak/>
        <w:t xml:space="preserve">x </w:t>
      </w:r>
      <w:r w:rsidR="00D61901">
        <w:rPr>
          <w:rFonts w:ascii="Arial" w:hAnsi="Arial" w:cs="Arial"/>
          <w:color w:val="000000" w:themeColor="text1"/>
          <w:lang w:val="en-US"/>
        </w:rPr>
        <w:t>recall</w:t>
      </w:r>
      <w:r w:rsidR="0089442C">
        <w:rPr>
          <w:rFonts w:ascii="Arial" w:hAnsi="Arial" w:cs="Arial"/>
          <w:color w:val="000000" w:themeColor="text1"/>
          <w:lang w:val="en-US"/>
        </w:rPr>
        <w:t xml:space="preserve"> [oddball </w:t>
      </w:r>
      <w:proofErr w:type="gramStart"/>
      <w:r w:rsidR="0089442C">
        <w:rPr>
          <w:rFonts w:ascii="Arial" w:hAnsi="Arial" w:cs="Arial"/>
          <w:color w:val="000000" w:themeColor="text1"/>
          <w:lang w:val="en-US"/>
        </w:rPr>
        <w:t>recalled,</w:t>
      </w:r>
      <w:proofErr w:type="gramEnd"/>
      <w:r w:rsidR="0089442C">
        <w:rPr>
          <w:rFonts w:ascii="Arial" w:hAnsi="Arial" w:cs="Arial"/>
          <w:color w:val="000000" w:themeColor="text1"/>
          <w:lang w:val="en-US"/>
        </w:rPr>
        <w:t xml:space="preserve"> oddball forgotten]</w:t>
      </w:r>
      <w:r w:rsidR="00120551">
        <w:rPr>
          <w:rFonts w:ascii="Arial" w:hAnsi="Arial" w:cs="Arial"/>
          <w:color w:val="000000" w:themeColor="text1"/>
          <w:lang w:val="en-US"/>
        </w:rPr>
        <w:t xml:space="preserve"> x oddball type</w:t>
      </w:r>
      <w:r w:rsidR="0089442C">
        <w:rPr>
          <w:rFonts w:ascii="Arial" w:hAnsi="Arial" w:cs="Arial"/>
          <w:color w:val="000000" w:themeColor="text1"/>
          <w:lang w:val="en-US"/>
        </w:rPr>
        <w:t xml:space="preserve"> [emotional, perceptual]</w:t>
      </w:r>
      <w:r w:rsidR="00120551">
        <w:rPr>
          <w:rFonts w:ascii="Arial" w:hAnsi="Arial" w:cs="Arial"/>
          <w:color w:val="000000" w:themeColor="text1"/>
          <w:lang w:val="en-US"/>
        </w:rPr>
        <w:t>)</w:t>
      </w:r>
      <w:r w:rsidR="00CD5BBA">
        <w:rPr>
          <w:rFonts w:ascii="Arial" w:hAnsi="Arial" w:cs="Arial"/>
          <w:color w:val="000000" w:themeColor="text1"/>
          <w:lang w:val="en-US"/>
        </w:rPr>
        <w:t>. We aimed to investigate not only the effects of oddball type and serial position but also to asse</w:t>
      </w:r>
      <w:r w:rsidR="001B0ED9">
        <w:rPr>
          <w:rFonts w:ascii="Arial" w:hAnsi="Arial" w:cs="Arial"/>
          <w:color w:val="000000" w:themeColor="text1"/>
          <w:lang w:val="en-US"/>
        </w:rPr>
        <w:t>s</w:t>
      </w:r>
      <w:r w:rsidR="00CD5BBA">
        <w:rPr>
          <w:rFonts w:ascii="Arial" w:hAnsi="Arial" w:cs="Arial"/>
          <w:color w:val="000000" w:themeColor="text1"/>
          <w:lang w:val="en-US"/>
        </w:rPr>
        <w:t xml:space="preserve">s whether recalling an oddball produced a change in the probability of first recall curves. </w:t>
      </w:r>
      <w:r w:rsidR="00EE6C38">
        <w:rPr>
          <w:rFonts w:ascii="Arial" w:hAnsi="Arial" w:cs="Arial"/>
          <w:color w:val="000000" w:themeColor="text1"/>
          <w:lang w:val="en-US"/>
        </w:rPr>
        <w:t xml:space="preserve">The counting backwards distractor task correctly abolished recency effects in all conditions.  </w:t>
      </w:r>
    </w:p>
    <w:p w14:paraId="214F7B92" w14:textId="468AC930" w:rsidR="0089442C" w:rsidRPr="00CF6015" w:rsidRDefault="00B977D4" w:rsidP="004E50F1">
      <w:pPr>
        <w:spacing w:line="480" w:lineRule="auto"/>
        <w:ind w:firstLine="720"/>
        <w:jc w:val="both"/>
        <w:rPr>
          <w:rFonts w:ascii="Arial" w:hAnsi="Arial" w:cs="Arial"/>
          <w:lang w:val="en-US"/>
        </w:rPr>
      </w:pPr>
      <w:r>
        <w:rPr>
          <w:rFonts w:ascii="Arial" w:hAnsi="Arial" w:cs="Arial"/>
          <w:color w:val="000000" w:themeColor="text1"/>
          <w:lang w:val="en-US"/>
        </w:rPr>
        <w:t>We did not find</w:t>
      </w:r>
      <w:r w:rsidR="0089442C">
        <w:rPr>
          <w:rFonts w:ascii="Arial" w:hAnsi="Arial" w:cs="Arial"/>
          <w:color w:val="000000" w:themeColor="text1"/>
          <w:lang w:val="en-US"/>
        </w:rPr>
        <w:t xml:space="preserve"> a significant three-way interaction between oddball type x recall x serial position (</w:t>
      </w:r>
      <w:proofErr w:type="gramStart"/>
      <w:r w:rsidR="0089442C">
        <w:rPr>
          <w:rFonts w:ascii="Arial" w:hAnsi="Arial" w:cs="Arial"/>
          <w:color w:val="000000" w:themeColor="text1"/>
          <w:lang w:val="en-US"/>
        </w:rPr>
        <w:t>F(</w:t>
      </w:r>
      <w:proofErr w:type="gramEnd"/>
      <w:r w:rsidR="0089442C">
        <w:rPr>
          <w:rFonts w:ascii="Arial" w:hAnsi="Arial" w:cs="Arial"/>
          <w:color w:val="000000" w:themeColor="text1"/>
          <w:lang w:val="en-US"/>
        </w:rPr>
        <w:t>8.44, 582.31)=0.802, p=0.607, nor a significant two-way interaction between oddball t</w:t>
      </w:r>
      <w:r w:rsidR="00EE6C38">
        <w:rPr>
          <w:rFonts w:ascii="Arial" w:hAnsi="Arial" w:cs="Arial"/>
          <w:color w:val="000000" w:themeColor="text1"/>
          <w:lang w:val="en-US"/>
        </w:rPr>
        <w:t xml:space="preserve">ype x recall (F(1, 69)=0.184, p=0.670) </w:t>
      </w:r>
      <w:r w:rsidR="00775B38">
        <w:rPr>
          <w:rFonts w:ascii="Arial" w:hAnsi="Arial" w:cs="Arial"/>
          <w:color w:val="000000" w:themeColor="text1"/>
          <w:lang w:val="en-US"/>
        </w:rPr>
        <w:t>n</w:t>
      </w:r>
      <w:r w:rsidR="00EE6C38">
        <w:rPr>
          <w:rFonts w:ascii="Arial" w:hAnsi="Arial" w:cs="Arial"/>
          <w:color w:val="000000" w:themeColor="text1"/>
          <w:lang w:val="en-US"/>
        </w:rPr>
        <w:t>or oddball type x serial position (F(8.54, 589.06)=0.988, p=0.447). However, there was a significant recall x serial position interaction (</w:t>
      </w:r>
      <w:proofErr w:type="gramStart"/>
      <w:r w:rsidR="00EE6C38">
        <w:rPr>
          <w:rFonts w:ascii="Arial" w:hAnsi="Arial" w:cs="Arial"/>
          <w:color w:val="000000" w:themeColor="text1"/>
          <w:lang w:val="en-US"/>
        </w:rPr>
        <w:t>F(</w:t>
      </w:r>
      <w:proofErr w:type="gramEnd"/>
      <w:r w:rsidR="00EE6C38">
        <w:rPr>
          <w:rFonts w:ascii="Arial" w:hAnsi="Arial" w:cs="Arial"/>
          <w:color w:val="000000" w:themeColor="text1"/>
          <w:lang w:val="en-US"/>
        </w:rPr>
        <w:t>8.82, 608.52)=5.527, p&lt;0.001) indicating that the probability of first recall of the word in the 1</w:t>
      </w:r>
      <w:r w:rsidR="00EE6C38" w:rsidRPr="00EE6C38">
        <w:rPr>
          <w:rFonts w:ascii="Arial" w:hAnsi="Arial" w:cs="Arial"/>
          <w:color w:val="000000" w:themeColor="text1"/>
          <w:vertAlign w:val="superscript"/>
          <w:lang w:val="en-US"/>
        </w:rPr>
        <w:t>st</w:t>
      </w:r>
      <w:r w:rsidR="00EE6C38">
        <w:rPr>
          <w:rFonts w:ascii="Arial" w:hAnsi="Arial" w:cs="Arial"/>
          <w:color w:val="000000" w:themeColor="text1"/>
          <w:lang w:val="en-US"/>
        </w:rPr>
        <w:t xml:space="preserve"> serial position was higher when oddballs were recalled vs. when they were not (t(139)=-3.25, p=0.001</w:t>
      </w:r>
      <w:r w:rsidR="00902D53">
        <w:rPr>
          <w:rFonts w:ascii="Arial" w:hAnsi="Arial" w:cs="Arial"/>
          <w:color w:val="000000" w:themeColor="text1"/>
          <w:lang w:val="en-US"/>
        </w:rPr>
        <w:t xml:space="preserve">, </w:t>
      </w:r>
      <w:r w:rsidR="00902D53">
        <w:rPr>
          <w:rFonts w:ascii="Arial" w:hAnsi="Arial" w:cs="Arial"/>
          <w:i/>
          <w:iCs/>
          <w:color w:val="000000" w:themeColor="text1"/>
          <w:lang w:val="en-US"/>
        </w:rPr>
        <w:t>Cohen’s d</w:t>
      </w:r>
      <w:r w:rsidR="00902D53" w:rsidRPr="00902D53">
        <w:rPr>
          <w:rFonts w:ascii="Arial" w:hAnsi="Arial" w:cs="Arial"/>
          <w:color w:val="000000" w:themeColor="text1"/>
          <w:lang w:val="en-US"/>
        </w:rPr>
        <w:t>=-0.27</w:t>
      </w:r>
      <w:r w:rsidR="00EE6C38">
        <w:rPr>
          <w:rFonts w:ascii="Arial" w:hAnsi="Arial" w:cs="Arial"/>
          <w:color w:val="000000" w:themeColor="text1"/>
          <w:lang w:val="en-US"/>
        </w:rPr>
        <w:t>) as well as in the 7</w:t>
      </w:r>
      <w:r w:rsidR="00EE6C38" w:rsidRPr="00EE6C38">
        <w:rPr>
          <w:rFonts w:ascii="Arial" w:hAnsi="Arial" w:cs="Arial"/>
          <w:color w:val="000000" w:themeColor="text1"/>
          <w:vertAlign w:val="superscript"/>
          <w:lang w:val="en-US"/>
        </w:rPr>
        <w:t>th</w:t>
      </w:r>
      <w:r w:rsidR="00EE6C38">
        <w:rPr>
          <w:rFonts w:ascii="Arial" w:hAnsi="Arial" w:cs="Arial"/>
          <w:color w:val="000000" w:themeColor="text1"/>
          <w:lang w:val="en-US"/>
        </w:rPr>
        <w:t xml:space="preserve"> position (t(139)=-3.70, p&lt;0.001</w:t>
      </w:r>
      <w:r w:rsidR="00902D53">
        <w:rPr>
          <w:rFonts w:ascii="Arial" w:hAnsi="Arial" w:cs="Arial"/>
          <w:color w:val="000000" w:themeColor="text1"/>
          <w:lang w:val="en-US"/>
        </w:rPr>
        <w:t xml:space="preserve">, </w:t>
      </w:r>
      <w:r w:rsidR="00902D53">
        <w:rPr>
          <w:rFonts w:ascii="Arial" w:hAnsi="Arial" w:cs="Arial"/>
          <w:i/>
          <w:iCs/>
          <w:color w:val="000000" w:themeColor="text1"/>
          <w:lang w:val="en-US"/>
        </w:rPr>
        <w:t>Cohen’s d=</w:t>
      </w:r>
      <w:r w:rsidR="00902D53">
        <w:rPr>
          <w:rFonts w:ascii="Arial" w:hAnsi="Arial" w:cs="Arial"/>
          <w:color w:val="000000" w:themeColor="text1"/>
          <w:lang w:val="en-US"/>
        </w:rPr>
        <w:t>-0.31</w:t>
      </w:r>
      <w:r w:rsidR="00EE6C38">
        <w:rPr>
          <w:rFonts w:ascii="Arial" w:hAnsi="Arial" w:cs="Arial"/>
          <w:color w:val="000000" w:themeColor="text1"/>
          <w:lang w:val="en-US"/>
        </w:rPr>
        <w:t xml:space="preserve">). However, items in the </w:t>
      </w:r>
      <w:r w:rsidR="004E50F1">
        <w:rPr>
          <w:rFonts w:ascii="Arial" w:hAnsi="Arial" w:cs="Arial"/>
          <w:color w:val="000000" w:themeColor="text1"/>
          <w:lang w:val="en-US"/>
        </w:rPr>
        <w:t>3</w:t>
      </w:r>
      <w:r w:rsidR="004E50F1" w:rsidRPr="004E50F1">
        <w:rPr>
          <w:rFonts w:ascii="Arial" w:hAnsi="Arial" w:cs="Arial"/>
          <w:color w:val="000000" w:themeColor="text1"/>
          <w:vertAlign w:val="superscript"/>
          <w:lang w:val="en-US"/>
        </w:rPr>
        <w:t>rd</w:t>
      </w:r>
      <w:r w:rsidR="004E50F1">
        <w:rPr>
          <w:rFonts w:ascii="Arial" w:hAnsi="Arial" w:cs="Arial"/>
          <w:color w:val="000000" w:themeColor="text1"/>
          <w:lang w:val="en-US"/>
        </w:rPr>
        <w:t xml:space="preserve"> (</w:t>
      </w:r>
      <w:proofErr w:type="gramStart"/>
      <w:r w:rsidR="004E50F1">
        <w:rPr>
          <w:rFonts w:ascii="Arial" w:hAnsi="Arial" w:cs="Arial"/>
          <w:color w:val="000000" w:themeColor="text1"/>
          <w:lang w:val="en-US"/>
        </w:rPr>
        <w:t>t(</w:t>
      </w:r>
      <w:proofErr w:type="gramEnd"/>
      <w:r w:rsidR="004E50F1">
        <w:rPr>
          <w:rFonts w:ascii="Arial" w:hAnsi="Arial" w:cs="Arial"/>
          <w:color w:val="000000" w:themeColor="text1"/>
          <w:lang w:val="en-US"/>
        </w:rPr>
        <w:t>139)=2.30, p=0.02</w:t>
      </w:r>
      <w:r w:rsidR="00902D53">
        <w:rPr>
          <w:rFonts w:ascii="Arial" w:hAnsi="Arial" w:cs="Arial"/>
          <w:color w:val="000000" w:themeColor="text1"/>
          <w:lang w:val="en-US"/>
        </w:rPr>
        <w:t xml:space="preserve">, </w:t>
      </w:r>
      <w:r w:rsidR="00902D53">
        <w:rPr>
          <w:rFonts w:ascii="Arial" w:hAnsi="Arial" w:cs="Arial"/>
          <w:i/>
          <w:iCs/>
          <w:color w:val="000000" w:themeColor="text1"/>
          <w:lang w:val="en-US"/>
        </w:rPr>
        <w:t>Cohen’s d</w:t>
      </w:r>
      <w:r w:rsidR="00902D53">
        <w:rPr>
          <w:rFonts w:ascii="Arial" w:hAnsi="Arial" w:cs="Arial"/>
          <w:color w:val="000000" w:themeColor="text1"/>
          <w:lang w:val="en-US"/>
        </w:rPr>
        <w:t>=0.19</w:t>
      </w:r>
      <w:r w:rsidR="004E50F1">
        <w:rPr>
          <w:rFonts w:ascii="Arial" w:hAnsi="Arial" w:cs="Arial"/>
          <w:color w:val="000000" w:themeColor="text1"/>
          <w:lang w:val="en-US"/>
        </w:rPr>
        <w:t>), 12</w:t>
      </w:r>
      <w:r w:rsidR="004E50F1" w:rsidRPr="004E50F1">
        <w:rPr>
          <w:rFonts w:ascii="Arial" w:hAnsi="Arial" w:cs="Arial"/>
          <w:color w:val="000000" w:themeColor="text1"/>
          <w:vertAlign w:val="superscript"/>
          <w:lang w:val="en-US"/>
        </w:rPr>
        <w:t>th</w:t>
      </w:r>
      <w:r w:rsidR="004E50F1">
        <w:rPr>
          <w:rFonts w:ascii="Arial" w:hAnsi="Arial" w:cs="Arial"/>
          <w:color w:val="000000" w:themeColor="text1"/>
          <w:lang w:val="en-US"/>
        </w:rPr>
        <w:t xml:space="preserve"> (t(139)=-3.</w:t>
      </w:r>
      <w:r w:rsidR="004E50F1" w:rsidRPr="00845C5D">
        <w:rPr>
          <w:rFonts w:ascii="Arial" w:hAnsi="Arial" w:cs="Arial"/>
          <w:color w:val="000000" w:themeColor="text1"/>
          <w:lang w:val="en-US"/>
        </w:rPr>
        <w:t>74, p&lt;0.00</w:t>
      </w:r>
      <w:r w:rsidR="00845C5D" w:rsidRPr="00845C5D">
        <w:rPr>
          <w:rFonts w:ascii="Arial" w:hAnsi="Arial" w:cs="Arial"/>
          <w:color w:val="000000" w:themeColor="text1"/>
          <w:lang w:val="en-US"/>
        </w:rPr>
        <w:t>1</w:t>
      </w:r>
      <w:r w:rsidR="00902D53">
        <w:rPr>
          <w:rFonts w:ascii="Arial" w:hAnsi="Arial" w:cs="Arial"/>
          <w:color w:val="000000" w:themeColor="text1"/>
          <w:lang w:val="en-US"/>
        </w:rPr>
        <w:t xml:space="preserve">, </w:t>
      </w:r>
      <w:r w:rsidR="00902D53">
        <w:rPr>
          <w:rFonts w:ascii="Arial" w:hAnsi="Arial" w:cs="Arial"/>
          <w:i/>
          <w:iCs/>
          <w:color w:val="000000" w:themeColor="text1"/>
          <w:lang w:val="en-US"/>
        </w:rPr>
        <w:t>Cohen’s d</w:t>
      </w:r>
      <w:r w:rsidR="00902D53">
        <w:rPr>
          <w:rFonts w:ascii="Arial" w:hAnsi="Arial" w:cs="Arial"/>
          <w:color w:val="000000" w:themeColor="text1"/>
          <w:lang w:val="en-US"/>
        </w:rPr>
        <w:t>=-0.32</w:t>
      </w:r>
      <w:r w:rsidR="004E50F1">
        <w:rPr>
          <w:rFonts w:ascii="Arial" w:hAnsi="Arial" w:cs="Arial"/>
          <w:color w:val="000000" w:themeColor="text1"/>
          <w:lang w:val="en-US"/>
        </w:rPr>
        <w:t xml:space="preserve">) </w:t>
      </w:r>
      <w:r w:rsidR="004A548A">
        <w:rPr>
          <w:rFonts w:ascii="Arial" w:hAnsi="Arial" w:cs="Arial"/>
          <w:color w:val="000000" w:themeColor="text1"/>
          <w:lang w:val="en-US"/>
        </w:rPr>
        <w:t xml:space="preserve">, </w:t>
      </w:r>
      <w:r w:rsidR="004E50F1">
        <w:rPr>
          <w:rFonts w:ascii="Arial" w:hAnsi="Arial" w:cs="Arial"/>
          <w:color w:val="000000" w:themeColor="text1"/>
          <w:lang w:val="en-US"/>
        </w:rPr>
        <w:t>13</w:t>
      </w:r>
      <w:r w:rsidR="004E50F1" w:rsidRPr="004E50F1">
        <w:rPr>
          <w:rFonts w:ascii="Arial" w:hAnsi="Arial" w:cs="Arial"/>
          <w:color w:val="000000" w:themeColor="text1"/>
          <w:vertAlign w:val="superscript"/>
          <w:lang w:val="en-US"/>
        </w:rPr>
        <w:t>th</w:t>
      </w:r>
      <w:r w:rsidR="004E50F1">
        <w:rPr>
          <w:rFonts w:ascii="Arial" w:hAnsi="Arial" w:cs="Arial"/>
          <w:color w:val="000000" w:themeColor="text1"/>
          <w:lang w:val="en-US"/>
        </w:rPr>
        <w:t xml:space="preserve"> position (t(139)=3.73</w:t>
      </w:r>
      <w:r w:rsidR="004E50F1" w:rsidRPr="00845C5D">
        <w:rPr>
          <w:rFonts w:ascii="Arial" w:hAnsi="Arial" w:cs="Arial"/>
          <w:color w:val="000000" w:themeColor="text1"/>
          <w:lang w:val="en-US"/>
        </w:rPr>
        <w:t>, p&lt;0.0</w:t>
      </w:r>
      <w:r w:rsidR="00845C5D" w:rsidRPr="00845C5D">
        <w:rPr>
          <w:rFonts w:ascii="Arial" w:hAnsi="Arial" w:cs="Arial"/>
          <w:color w:val="000000" w:themeColor="text1"/>
          <w:lang w:val="en-US"/>
        </w:rPr>
        <w:t>01</w:t>
      </w:r>
      <w:r w:rsidR="00902D53" w:rsidRPr="00845C5D">
        <w:rPr>
          <w:rFonts w:ascii="Arial" w:hAnsi="Arial" w:cs="Arial"/>
          <w:color w:val="000000" w:themeColor="text1"/>
          <w:lang w:val="en-US"/>
        </w:rPr>
        <w:t xml:space="preserve">, </w:t>
      </w:r>
      <w:r w:rsidR="00902D53" w:rsidRPr="00845C5D">
        <w:rPr>
          <w:rFonts w:ascii="Arial" w:hAnsi="Arial" w:cs="Arial"/>
          <w:i/>
          <w:iCs/>
          <w:color w:val="000000" w:themeColor="text1"/>
          <w:lang w:val="en-US"/>
        </w:rPr>
        <w:t>Cohen’s</w:t>
      </w:r>
      <w:r w:rsidR="00902D53">
        <w:rPr>
          <w:rFonts w:ascii="Arial" w:hAnsi="Arial" w:cs="Arial"/>
          <w:i/>
          <w:iCs/>
          <w:color w:val="000000" w:themeColor="text1"/>
          <w:lang w:val="en-US"/>
        </w:rPr>
        <w:t xml:space="preserve"> d</w:t>
      </w:r>
      <w:r w:rsidR="00902D53">
        <w:rPr>
          <w:rFonts w:ascii="Arial" w:hAnsi="Arial" w:cs="Arial"/>
          <w:color w:val="000000" w:themeColor="text1"/>
          <w:lang w:val="en-US"/>
        </w:rPr>
        <w:t>=0.32</w:t>
      </w:r>
      <w:r w:rsidR="004E50F1">
        <w:rPr>
          <w:rFonts w:ascii="Arial" w:hAnsi="Arial" w:cs="Arial"/>
          <w:color w:val="000000" w:themeColor="text1"/>
          <w:lang w:val="en-US"/>
        </w:rPr>
        <w:t xml:space="preserve">) </w:t>
      </w:r>
      <w:r w:rsidR="004A548A">
        <w:rPr>
          <w:rFonts w:ascii="Arial" w:hAnsi="Arial" w:cs="Arial"/>
          <w:color w:val="000000" w:themeColor="text1"/>
          <w:lang w:val="en-US"/>
        </w:rPr>
        <w:t>or 14</w:t>
      </w:r>
      <w:r w:rsidR="004A548A" w:rsidRPr="004A548A">
        <w:rPr>
          <w:rFonts w:ascii="Arial" w:hAnsi="Arial" w:cs="Arial"/>
          <w:color w:val="000000" w:themeColor="text1"/>
          <w:vertAlign w:val="superscript"/>
          <w:lang w:val="en-US"/>
        </w:rPr>
        <w:t>th</w:t>
      </w:r>
      <w:r w:rsidR="004A548A">
        <w:rPr>
          <w:rFonts w:ascii="Arial" w:hAnsi="Arial" w:cs="Arial"/>
          <w:color w:val="000000" w:themeColor="text1"/>
          <w:lang w:val="en-US"/>
        </w:rPr>
        <w:t xml:space="preserve"> position (t(139)=2.</w:t>
      </w:r>
      <w:r w:rsidR="004A548A" w:rsidRPr="00845C5D">
        <w:rPr>
          <w:rFonts w:ascii="Arial" w:hAnsi="Arial" w:cs="Arial"/>
          <w:color w:val="000000" w:themeColor="text1"/>
          <w:lang w:val="en-US"/>
        </w:rPr>
        <w:t>05, p</w:t>
      </w:r>
      <w:r w:rsidR="00845C5D" w:rsidRPr="00845C5D">
        <w:rPr>
          <w:rFonts w:ascii="Arial" w:hAnsi="Arial" w:cs="Arial"/>
          <w:color w:val="000000" w:themeColor="text1"/>
          <w:lang w:val="en-US"/>
        </w:rPr>
        <w:t>=</w:t>
      </w:r>
      <w:r w:rsidR="004A548A" w:rsidRPr="00845C5D">
        <w:rPr>
          <w:rFonts w:ascii="Arial" w:hAnsi="Arial" w:cs="Arial"/>
          <w:color w:val="000000" w:themeColor="text1"/>
          <w:lang w:val="en-US"/>
        </w:rPr>
        <w:t>0.0</w:t>
      </w:r>
      <w:r w:rsidR="00845C5D" w:rsidRPr="00845C5D">
        <w:rPr>
          <w:rFonts w:ascii="Arial" w:hAnsi="Arial" w:cs="Arial"/>
          <w:color w:val="000000" w:themeColor="text1"/>
          <w:lang w:val="en-US"/>
        </w:rPr>
        <w:t>4</w:t>
      </w:r>
      <w:r w:rsidR="004A548A" w:rsidRPr="00845C5D">
        <w:rPr>
          <w:rFonts w:ascii="Arial" w:hAnsi="Arial" w:cs="Arial"/>
          <w:color w:val="000000" w:themeColor="text1"/>
          <w:lang w:val="en-US"/>
        </w:rPr>
        <w:t xml:space="preserve">, </w:t>
      </w:r>
      <w:r w:rsidR="004A548A" w:rsidRPr="00845C5D">
        <w:rPr>
          <w:rFonts w:ascii="Arial" w:hAnsi="Arial" w:cs="Arial"/>
          <w:i/>
          <w:iCs/>
          <w:color w:val="000000" w:themeColor="text1"/>
          <w:lang w:val="en-US"/>
        </w:rPr>
        <w:t>Cohen’s</w:t>
      </w:r>
      <w:r w:rsidR="004A548A">
        <w:rPr>
          <w:rFonts w:ascii="Arial" w:hAnsi="Arial" w:cs="Arial"/>
          <w:i/>
          <w:iCs/>
          <w:color w:val="000000" w:themeColor="text1"/>
          <w:lang w:val="en-US"/>
        </w:rPr>
        <w:t xml:space="preserve"> d=</w:t>
      </w:r>
      <w:r w:rsidR="004A548A">
        <w:rPr>
          <w:rFonts w:ascii="Arial" w:hAnsi="Arial" w:cs="Arial"/>
          <w:color w:val="000000" w:themeColor="text1"/>
          <w:lang w:val="en-US"/>
        </w:rPr>
        <w:t xml:space="preserve">0.17) </w:t>
      </w:r>
      <w:r w:rsidR="004E50F1">
        <w:rPr>
          <w:rFonts w:ascii="Arial" w:hAnsi="Arial" w:cs="Arial"/>
          <w:color w:val="000000" w:themeColor="text1"/>
          <w:lang w:val="en-US"/>
        </w:rPr>
        <w:t xml:space="preserve">had a higher probability of first recall in lists in which the oddball was forgotten vs. recalled. </w:t>
      </w:r>
      <w:commentRangeStart w:id="148"/>
      <w:r w:rsidR="004E50F1">
        <w:rPr>
          <w:rFonts w:ascii="Arial" w:hAnsi="Arial" w:cs="Arial"/>
          <w:color w:val="000000" w:themeColor="text1"/>
          <w:lang w:val="en-US"/>
        </w:rPr>
        <w:t xml:space="preserve">Furthermore, there was a significant main effect of </w:t>
      </w:r>
      <w:r w:rsidR="004E50F1" w:rsidRPr="00CF6015">
        <w:rPr>
          <w:rFonts w:ascii="Arial" w:hAnsi="Arial" w:cs="Arial"/>
          <w:lang w:val="en-US"/>
        </w:rPr>
        <w:t>recall (</w:t>
      </w:r>
      <w:proofErr w:type="gramStart"/>
      <w:r w:rsidR="004E50F1" w:rsidRPr="00CF6015">
        <w:rPr>
          <w:rFonts w:ascii="Arial" w:hAnsi="Arial" w:cs="Arial"/>
          <w:lang w:val="en-US"/>
        </w:rPr>
        <w:t>F(</w:t>
      </w:r>
      <w:proofErr w:type="gramEnd"/>
      <w:r w:rsidR="004E50F1" w:rsidRPr="00CF6015">
        <w:rPr>
          <w:rFonts w:ascii="Arial" w:hAnsi="Arial" w:cs="Arial"/>
          <w:lang w:val="en-US"/>
        </w:rPr>
        <w:t>1, 69)=7.15, p=0.009)</w:t>
      </w:r>
      <w:r w:rsidR="00CF6015" w:rsidRPr="00CF6015">
        <w:rPr>
          <w:rFonts w:ascii="Arial" w:hAnsi="Arial" w:cs="Arial"/>
          <w:lang w:val="en-US"/>
        </w:rPr>
        <w:t>,</w:t>
      </w:r>
      <w:r w:rsidR="004E50F1" w:rsidRPr="00CF6015">
        <w:rPr>
          <w:rFonts w:ascii="Arial" w:hAnsi="Arial" w:cs="Arial"/>
          <w:lang w:val="en-US"/>
        </w:rPr>
        <w:t xml:space="preserve"> </w:t>
      </w:r>
      <w:r w:rsidR="00CF6015" w:rsidRPr="00CF6015">
        <w:rPr>
          <w:rFonts w:ascii="Arial" w:hAnsi="Arial" w:cs="Arial"/>
          <w:lang w:val="en-US"/>
        </w:rPr>
        <w:t>which</w:t>
      </w:r>
      <w:r w:rsidR="004E50F1" w:rsidRPr="00CF6015">
        <w:rPr>
          <w:rFonts w:ascii="Arial" w:hAnsi="Arial" w:cs="Arial"/>
          <w:lang w:val="en-US"/>
        </w:rPr>
        <w:t xml:space="preserve"> showed that lists in which an oddball was recalled</w:t>
      </w:r>
      <w:r w:rsidR="00CF6015" w:rsidRPr="00CF6015">
        <w:rPr>
          <w:rFonts w:ascii="Arial" w:hAnsi="Arial" w:cs="Arial"/>
          <w:lang w:val="en-US"/>
        </w:rPr>
        <w:t xml:space="preserve"> (mean=0.071)</w:t>
      </w:r>
      <w:r w:rsidR="004E50F1" w:rsidRPr="00CF6015">
        <w:rPr>
          <w:rFonts w:ascii="Arial" w:hAnsi="Arial" w:cs="Arial"/>
          <w:lang w:val="en-US"/>
        </w:rPr>
        <w:t xml:space="preserve"> had a higher </w:t>
      </w:r>
      <w:r w:rsidR="00CF6015" w:rsidRPr="00CF6015">
        <w:rPr>
          <w:rFonts w:ascii="Arial" w:hAnsi="Arial" w:cs="Arial"/>
          <w:lang w:val="en-US"/>
        </w:rPr>
        <w:t>probability of first recall than when oddballs were not (</w:t>
      </w:r>
      <w:r w:rsidR="004E4A1E">
        <w:rPr>
          <w:rFonts w:ascii="Arial" w:hAnsi="Arial" w:cs="Arial"/>
          <w:lang w:val="en-US"/>
        </w:rPr>
        <w:t>mean</w:t>
      </w:r>
      <w:r w:rsidR="00CF6015" w:rsidRPr="00CF6015">
        <w:rPr>
          <w:rFonts w:ascii="Arial" w:hAnsi="Arial" w:cs="Arial"/>
          <w:lang w:val="en-US"/>
        </w:rPr>
        <w:t>=0.0</w:t>
      </w:r>
      <w:r w:rsidR="00CC794C">
        <w:rPr>
          <w:rFonts w:ascii="Arial" w:hAnsi="Arial" w:cs="Arial"/>
          <w:lang w:val="en-US"/>
        </w:rPr>
        <w:t>67</w:t>
      </w:r>
      <w:r w:rsidR="00CF6015" w:rsidRPr="00CF6015">
        <w:rPr>
          <w:rFonts w:ascii="Arial" w:hAnsi="Arial" w:cs="Arial"/>
          <w:lang w:val="en-US"/>
        </w:rPr>
        <w:t>)</w:t>
      </w:r>
      <w:r w:rsidR="004E4A1E">
        <w:rPr>
          <w:rFonts w:ascii="Arial" w:hAnsi="Arial" w:cs="Arial"/>
          <w:lang w:val="en-US"/>
        </w:rPr>
        <w:t>.</w:t>
      </w:r>
      <w:r w:rsidR="00CF6015" w:rsidRPr="00CF6015">
        <w:rPr>
          <w:rFonts w:ascii="Arial" w:hAnsi="Arial" w:cs="Arial"/>
          <w:lang w:val="en-US"/>
        </w:rPr>
        <w:t xml:space="preserve"> </w:t>
      </w:r>
      <w:commentRangeEnd w:id="148"/>
      <w:r w:rsidR="00902D53">
        <w:rPr>
          <w:rStyle w:val="CommentReference"/>
        </w:rPr>
        <w:commentReference w:id="148"/>
      </w:r>
      <w:r w:rsidR="004E4A1E">
        <w:rPr>
          <w:rFonts w:ascii="Arial" w:hAnsi="Arial" w:cs="Arial"/>
          <w:lang w:val="en-US"/>
        </w:rPr>
        <w:t>Lastly, there was also a significant main effect of</w:t>
      </w:r>
      <w:r w:rsidR="004E50F1" w:rsidRPr="00CF6015">
        <w:rPr>
          <w:rFonts w:ascii="Arial" w:hAnsi="Arial" w:cs="Arial"/>
          <w:lang w:val="en-US"/>
        </w:rPr>
        <w:t xml:space="preserve"> serial position (</w:t>
      </w:r>
      <w:proofErr w:type="gramStart"/>
      <w:r w:rsidR="004E50F1" w:rsidRPr="00CF6015">
        <w:rPr>
          <w:rFonts w:ascii="Arial" w:hAnsi="Arial" w:cs="Arial"/>
          <w:lang w:val="en-US"/>
        </w:rPr>
        <w:t>F(</w:t>
      </w:r>
      <w:proofErr w:type="gramEnd"/>
      <w:r w:rsidR="004E50F1" w:rsidRPr="00CF6015">
        <w:rPr>
          <w:rFonts w:ascii="Arial" w:hAnsi="Arial" w:cs="Arial"/>
          <w:lang w:val="en-US"/>
        </w:rPr>
        <w:t>3.82, 263.26)=61.183, p&lt;0.001)</w:t>
      </w:r>
      <w:r w:rsidR="004E4A1E">
        <w:rPr>
          <w:rFonts w:ascii="Arial" w:hAnsi="Arial" w:cs="Arial"/>
          <w:lang w:val="en-US"/>
        </w:rPr>
        <w:t>, consistent with the primacy effect</w:t>
      </w:r>
      <w:r w:rsidR="004E50F1" w:rsidRPr="00CF6015">
        <w:rPr>
          <w:rFonts w:ascii="Arial" w:hAnsi="Arial" w:cs="Arial"/>
          <w:lang w:val="en-US"/>
        </w:rPr>
        <w:t xml:space="preserve"> (Fig. 2</w:t>
      </w:r>
      <w:r w:rsidR="009A2156">
        <w:rPr>
          <w:rFonts w:ascii="Arial" w:hAnsi="Arial" w:cs="Arial"/>
          <w:lang w:val="en-US"/>
        </w:rPr>
        <w:t>A</w:t>
      </w:r>
      <w:r w:rsidR="004E50F1" w:rsidRPr="00CF6015">
        <w:rPr>
          <w:rFonts w:ascii="Arial" w:hAnsi="Arial" w:cs="Arial"/>
          <w:lang w:val="en-US"/>
        </w:rPr>
        <w:t>).</w:t>
      </w:r>
    </w:p>
    <w:p w14:paraId="2DBE1B12" w14:textId="71213CBB" w:rsidR="000078C7" w:rsidRDefault="000078C7" w:rsidP="00CE469F">
      <w:pPr>
        <w:spacing w:line="480" w:lineRule="auto"/>
        <w:jc w:val="both"/>
        <w:rPr>
          <w:rFonts w:ascii="Arial" w:hAnsi="Arial" w:cs="Arial"/>
          <w:color w:val="000000" w:themeColor="text1"/>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078C7" w14:paraId="744243DC" w14:textId="77777777" w:rsidTr="006137B1">
        <w:tc>
          <w:tcPr>
            <w:tcW w:w="9016" w:type="dxa"/>
          </w:tcPr>
          <w:p w14:paraId="3341896F" w14:textId="1DD9ABFD" w:rsidR="000078C7" w:rsidRDefault="009A2156" w:rsidP="009A2156">
            <w:pPr>
              <w:spacing w:line="480" w:lineRule="auto"/>
              <w:jc w:val="center"/>
              <w:rPr>
                <w:rFonts w:ascii="Arial" w:hAnsi="Arial" w:cs="Arial"/>
                <w:color w:val="000000" w:themeColor="text1"/>
                <w:lang w:val="en-US"/>
              </w:rPr>
            </w:pPr>
            <w:del w:id="149" w:author="Peris Yague, Alba" w:date="2021-05-06T11:56:00Z">
              <w:r w:rsidDel="00CC4C76">
                <w:rPr>
                  <w:rFonts w:ascii="Arial" w:hAnsi="Arial" w:cs="Arial"/>
                  <w:noProof/>
                  <w:color w:val="000000" w:themeColor="text1"/>
                  <w:lang w:val="en-US"/>
                </w:rPr>
                <w:lastRenderedPageBreak/>
                <w:drawing>
                  <wp:anchor distT="0" distB="0" distL="114300" distR="114300" simplePos="0" relativeHeight="251658240" behindDoc="1" locked="0" layoutInCell="1" allowOverlap="1" wp14:anchorId="42FEFD8E" wp14:editId="1F463E75">
                    <wp:simplePos x="0" y="0"/>
                    <wp:positionH relativeFrom="column">
                      <wp:posOffset>884702</wp:posOffset>
                    </wp:positionH>
                    <wp:positionV relativeFrom="paragraph">
                      <wp:posOffset>0</wp:posOffset>
                    </wp:positionV>
                    <wp:extent cx="4037330" cy="5216525"/>
                    <wp:effectExtent l="0" t="0" r="1270" b="3175"/>
                    <wp:wrapTight wrapText="bothSides">
                      <wp:wrapPolygon edited="0">
                        <wp:start x="0" y="0"/>
                        <wp:lineTo x="0" y="21561"/>
                        <wp:lineTo x="21539" y="21561"/>
                        <wp:lineTo x="21539" y="0"/>
                        <wp:lineTo x="0" y="0"/>
                      </wp:wrapPolygon>
                    </wp:wrapTight>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14"/>
                            <a:srcRect l="20430" r="21511"/>
                            <a:stretch/>
                          </pic:blipFill>
                          <pic:spPr bwMode="auto">
                            <a:xfrm>
                              <a:off x="0" y="0"/>
                              <a:ext cx="4037330" cy="5216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del>
            <w:ins w:id="150" w:author="Peris Yague, Alba" w:date="2021-05-06T11:56:00Z">
              <w:r w:rsidR="00CC4C76">
                <w:rPr>
                  <w:rFonts w:ascii="Arial" w:hAnsi="Arial" w:cs="Arial"/>
                  <w:noProof/>
                  <w:color w:val="000000" w:themeColor="text1"/>
                  <w:lang w:val="en-US"/>
                </w:rPr>
                <w:drawing>
                  <wp:inline distT="0" distB="0" distL="0" distR="0" wp14:anchorId="42A7C00F" wp14:editId="7441F427">
                    <wp:extent cx="4614530" cy="6057787"/>
                    <wp:effectExtent l="0" t="0" r="0" b="63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5"/>
                            <a:srcRect l="20037" r="22828"/>
                            <a:stretch/>
                          </pic:blipFill>
                          <pic:spPr bwMode="auto">
                            <a:xfrm>
                              <a:off x="0" y="0"/>
                              <a:ext cx="4633371" cy="6082520"/>
                            </a:xfrm>
                            <a:prstGeom prst="rect">
                              <a:avLst/>
                            </a:prstGeom>
                            <a:ln>
                              <a:noFill/>
                            </a:ln>
                            <a:extLst>
                              <a:ext uri="{53640926-AAD7-44D8-BBD7-CCE9431645EC}">
                                <a14:shadowObscured xmlns:a14="http://schemas.microsoft.com/office/drawing/2010/main"/>
                              </a:ext>
                            </a:extLst>
                          </pic:spPr>
                        </pic:pic>
                      </a:graphicData>
                    </a:graphic>
                  </wp:inline>
                </w:drawing>
              </w:r>
            </w:ins>
          </w:p>
        </w:tc>
      </w:tr>
      <w:tr w:rsidR="000078C7" w14:paraId="7A329D10" w14:textId="77777777" w:rsidTr="006137B1">
        <w:tc>
          <w:tcPr>
            <w:tcW w:w="9016" w:type="dxa"/>
          </w:tcPr>
          <w:p w14:paraId="2D323547" w14:textId="43461324" w:rsidR="000078C7" w:rsidRPr="00270C82" w:rsidRDefault="000078C7" w:rsidP="00254302">
            <w:pPr>
              <w:jc w:val="both"/>
              <w:rPr>
                <w:rFonts w:ascii="Arial" w:hAnsi="Arial" w:cs="Arial"/>
                <w:color w:val="000000" w:themeColor="text1"/>
                <w:lang w:val="en-US"/>
              </w:rPr>
            </w:pPr>
            <w:r w:rsidRPr="000078C7">
              <w:rPr>
                <w:rFonts w:ascii="Arial" w:hAnsi="Arial" w:cs="Arial"/>
                <w:b/>
                <w:bCs/>
                <w:color w:val="000000" w:themeColor="text1"/>
                <w:lang w:val="en-US"/>
              </w:rPr>
              <w:t xml:space="preserve">Figure </w:t>
            </w:r>
            <w:r w:rsidR="00F96ABA">
              <w:rPr>
                <w:rFonts w:ascii="Arial" w:hAnsi="Arial" w:cs="Arial"/>
                <w:b/>
                <w:bCs/>
                <w:color w:val="000000" w:themeColor="text1"/>
                <w:lang w:val="en-US"/>
              </w:rPr>
              <w:t>2</w:t>
            </w:r>
            <w:r w:rsidRPr="000078C7">
              <w:rPr>
                <w:rFonts w:ascii="Arial" w:hAnsi="Arial" w:cs="Arial"/>
                <w:b/>
                <w:bCs/>
                <w:color w:val="000000" w:themeColor="text1"/>
                <w:lang w:val="en-US"/>
              </w:rPr>
              <w:t>.</w:t>
            </w:r>
            <w:r w:rsidR="00270C82">
              <w:rPr>
                <w:rFonts w:ascii="Arial" w:hAnsi="Arial" w:cs="Arial"/>
                <w:b/>
                <w:bCs/>
                <w:color w:val="000000" w:themeColor="text1"/>
                <w:lang w:val="en-US"/>
              </w:rPr>
              <w:t xml:space="preserve"> </w:t>
            </w:r>
            <w:r w:rsidR="009A2156" w:rsidRPr="009A2156">
              <w:rPr>
                <w:rFonts w:ascii="Arial" w:hAnsi="Arial" w:cs="Arial"/>
                <w:color w:val="000000" w:themeColor="text1"/>
                <w:lang w:val="en-US"/>
              </w:rPr>
              <w:t xml:space="preserve">A) </w:t>
            </w:r>
            <w:r w:rsidR="00270C82">
              <w:rPr>
                <w:rFonts w:ascii="Arial" w:hAnsi="Arial" w:cs="Arial"/>
                <w:color w:val="000000" w:themeColor="text1"/>
                <w:lang w:val="en-US"/>
              </w:rPr>
              <w:t>Graphs show probability of first recall; bars represent mean</w:t>
            </w:r>
            <w:r w:rsidR="00270C82">
              <w:rPr>
                <w:rFonts w:ascii="Arial" w:eastAsiaTheme="minorEastAsia" w:hAnsi="Arial" w:cs="Arial"/>
                <w:color w:val="000000" w:themeColor="text1"/>
                <w:lang w:val="en-US"/>
              </w:rPr>
              <w:t xml:space="preserve">. </w:t>
            </w:r>
            <w:r w:rsidR="00254302">
              <w:rPr>
                <w:rFonts w:ascii="Arial" w:eastAsiaTheme="minorEastAsia" w:hAnsi="Arial" w:cs="Arial"/>
                <w:color w:val="000000" w:themeColor="text1"/>
                <w:lang w:val="en-US"/>
              </w:rPr>
              <w:t>Both graphs show a strong primacy effect in emotional and perceptual lists</w:t>
            </w:r>
            <w:r w:rsidR="00D61901">
              <w:rPr>
                <w:rFonts w:ascii="Arial" w:eastAsiaTheme="minorEastAsia" w:hAnsi="Arial" w:cs="Arial"/>
                <w:color w:val="000000" w:themeColor="text1"/>
                <w:lang w:val="en-US"/>
              </w:rPr>
              <w:t xml:space="preserve"> which </w:t>
            </w:r>
            <w:r w:rsidR="00254302">
              <w:rPr>
                <w:rFonts w:ascii="Arial" w:eastAsiaTheme="minorEastAsia" w:hAnsi="Arial" w:cs="Arial"/>
                <w:color w:val="000000" w:themeColor="text1"/>
                <w:lang w:val="en-US"/>
              </w:rPr>
              <w:t xml:space="preserve">is enhanced </w:t>
            </w:r>
            <w:r w:rsidR="00D61901">
              <w:rPr>
                <w:rFonts w:ascii="Arial" w:eastAsiaTheme="minorEastAsia" w:hAnsi="Arial" w:cs="Arial"/>
                <w:color w:val="000000" w:themeColor="text1"/>
                <w:lang w:val="en-US"/>
              </w:rPr>
              <w:t>in</w:t>
            </w:r>
            <w:r w:rsidR="00254302">
              <w:rPr>
                <w:rFonts w:ascii="Arial" w:eastAsiaTheme="minorEastAsia" w:hAnsi="Arial" w:cs="Arial"/>
                <w:color w:val="000000" w:themeColor="text1"/>
                <w:lang w:val="en-US"/>
              </w:rPr>
              <w:t xml:space="preserve"> trials in which the oddball was recalled.</w:t>
            </w:r>
            <w:r w:rsidR="009A2156">
              <w:rPr>
                <w:rFonts w:ascii="Arial" w:eastAsiaTheme="minorEastAsia" w:hAnsi="Arial" w:cs="Arial"/>
                <w:color w:val="000000" w:themeColor="text1"/>
                <w:lang w:val="en-US"/>
              </w:rPr>
              <w:t xml:space="preserve"> B) </w:t>
            </w:r>
            <w:r w:rsidR="009A2156" w:rsidRPr="00714C06">
              <w:rPr>
                <w:rFonts w:ascii="Arial" w:hAnsi="Arial" w:cs="Arial"/>
                <w:color w:val="000000" w:themeColor="text1"/>
                <w:lang w:val="en-US"/>
              </w:rPr>
              <w:t xml:space="preserve">Bars show mean </w:t>
            </w:r>
            <m:oMath>
              <m:r>
                <w:rPr>
                  <w:rFonts w:ascii="Cambria Math" w:hAnsi="Cambria Math" w:cs="Arial"/>
                  <w:color w:val="000000" w:themeColor="text1"/>
                  <w:lang w:val="en-US"/>
                </w:rPr>
                <m:t>±</m:t>
              </m:r>
            </m:oMath>
            <w:r w:rsidR="009A2156" w:rsidRPr="00714C06">
              <w:rPr>
                <w:rFonts w:ascii="Arial" w:eastAsiaTheme="minorEastAsia" w:hAnsi="Arial" w:cs="Arial"/>
                <w:color w:val="000000" w:themeColor="text1"/>
                <w:lang w:val="en-US"/>
              </w:rPr>
              <w:t xml:space="preserve"> </w:t>
            </w:r>
            <w:del w:id="151" w:author="Peris Yague, Alba" w:date="2021-05-06T11:56:00Z">
              <w:r w:rsidR="009A2156" w:rsidRPr="00714C06" w:rsidDel="00CC4C76">
                <w:rPr>
                  <w:rFonts w:ascii="Arial" w:eastAsiaTheme="minorEastAsia" w:hAnsi="Arial" w:cs="Arial"/>
                  <w:color w:val="000000" w:themeColor="text1"/>
                  <w:lang w:val="en-US"/>
                </w:rPr>
                <w:delText>SEM</w:delText>
              </w:r>
            </w:del>
            <w:ins w:id="152" w:author="Peris Yague, Alba" w:date="2021-05-06T11:56:00Z">
              <w:r w:rsidR="00CC4C76">
                <w:rPr>
                  <w:rFonts w:ascii="Arial" w:eastAsiaTheme="minorEastAsia" w:hAnsi="Arial" w:cs="Arial"/>
                  <w:color w:val="000000" w:themeColor="text1"/>
                  <w:lang w:val="en-US"/>
                </w:rPr>
                <w:t>95% confidence intervals</w:t>
              </w:r>
            </w:ins>
            <w:r w:rsidR="009A2156">
              <w:rPr>
                <w:rFonts w:ascii="Arial" w:eastAsiaTheme="minorEastAsia" w:hAnsi="Arial" w:cs="Arial"/>
                <w:color w:val="000000" w:themeColor="text1"/>
                <w:lang w:val="en-US"/>
              </w:rPr>
              <w:t>. Graph shows the relative recall position of the emotional oddball and the perceptual oddball. Emotional items were recalled slightly later than perceptual oddballs (p&lt;0.001).</w:t>
            </w:r>
            <w:r w:rsidR="00254302">
              <w:rPr>
                <w:rFonts w:ascii="Arial" w:eastAsiaTheme="minorEastAsia" w:hAnsi="Arial" w:cs="Arial"/>
                <w:color w:val="000000" w:themeColor="text1"/>
                <w:lang w:val="en-US"/>
              </w:rPr>
              <w:t xml:space="preserve"> </w:t>
            </w:r>
          </w:p>
        </w:tc>
      </w:tr>
    </w:tbl>
    <w:p w14:paraId="2323BECE" w14:textId="1FB4BD94" w:rsidR="000078C7" w:rsidRDefault="000078C7" w:rsidP="00CE469F">
      <w:pPr>
        <w:spacing w:line="480" w:lineRule="auto"/>
        <w:jc w:val="both"/>
        <w:rPr>
          <w:rFonts w:ascii="Arial" w:hAnsi="Arial" w:cs="Arial"/>
          <w:color w:val="000000" w:themeColor="text1"/>
          <w:lang w:val="en-US"/>
        </w:rPr>
      </w:pPr>
    </w:p>
    <w:p w14:paraId="0279E67E" w14:textId="3DD513A3" w:rsidR="00612E09" w:rsidRDefault="009E4FA4" w:rsidP="009A2156">
      <w:pPr>
        <w:spacing w:line="480" w:lineRule="auto"/>
        <w:ind w:firstLine="720"/>
        <w:jc w:val="both"/>
        <w:rPr>
          <w:rFonts w:ascii="Arial" w:hAnsi="Arial" w:cs="Arial"/>
          <w:color w:val="000000" w:themeColor="text1"/>
          <w:lang w:val="en-US"/>
        </w:rPr>
      </w:pPr>
      <w:r w:rsidRPr="0061697B">
        <w:rPr>
          <w:rFonts w:ascii="Arial" w:hAnsi="Arial" w:cs="Arial"/>
          <w:color w:val="000000" w:themeColor="text1"/>
          <w:lang w:val="en-US"/>
        </w:rPr>
        <w:t xml:space="preserve">To further investigate whether the oddballs were recalled </w:t>
      </w:r>
      <w:r w:rsidR="00D90ECC">
        <w:rPr>
          <w:rFonts w:ascii="Arial" w:hAnsi="Arial" w:cs="Arial"/>
          <w:color w:val="000000" w:themeColor="text1"/>
          <w:lang w:val="en-US"/>
        </w:rPr>
        <w:t>early-on</w:t>
      </w:r>
      <w:r w:rsidR="00D877D1">
        <w:rPr>
          <w:rFonts w:ascii="Arial" w:hAnsi="Arial" w:cs="Arial"/>
          <w:color w:val="000000" w:themeColor="text1"/>
          <w:lang w:val="en-US"/>
        </w:rPr>
        <w:t xml:space="preserve"> </w:t>
      </w:r>
      <w:r w:rsidRPr="0061697B">
        <w:rPr>
          <w:rFonts w:ascii="Arial" w:hAnsi="Arial" w:cs="Arial"/>
          <w:color w:val="000000" w:themeColor="text1"/>
          <w:lang w:val="en-US"/>
        </w:rPr>
        <w:t xml:space="preserve">we calculated </w:t>
      </w:r>
      <w:r w:rsidRPr="00216601">
        <w:rPr>
          <w:rFonts w:ascii="Arial" w:hAnsi="Arial" w:cs="Arial"/>
          <w:color w:val="000000" w:themeColor="text1"/>
          <w:lang w:val="en-US"/>
        </w:rPr>
        <w:t xml:space="preserve">the relative recall position of the </w:t>
      </w:r>
      <w:r w:rsidR="00A309DC" w:rsidRPr="000A49B5">
        <w:rPr>
          <w:rFonts w:ascii="Arial" w:hAnsi="Arial" w:cs="Arial"/>
          <w:color w:val="000000" w:themeColor="text1"/>
          <w:lang w:val="en-US"/>
        </w:rPr>
        <w:t>oddballs</w:t>
      </w:r>
      <w:r w:rsidRPr="000A49B5">
        <w:rPr>
          <w:rFonts w:ascii="Arial" w:hAnsi="Arial" w:cs="Arial"/>
          <w:color w:val="000000" w:themeColor="text1"/>
          <w:lang w:val="en-US"/>
        </w:rPr>
        <w:t xml:space="preserve"> to all the words recalled in each list</w:t>
      </w:r>
      <w:r w:rsidR="0061697B" w:rsidRPr="000A49B5">
        <w:rPr>
          <w:rFonts w:ascii="Arial" w:hAnsi="Arial" w:cs="Arial"/>
          <w:color w:val="000000" w:themeColor="text1"/>
          <w:lang w:val="en-US"/>
        </w:rPr>
        <w:t xml:space="preserve"> across all trials in which the oddball was recalled</w:t>
      </w:r>
      <w:r w:rsidR="00E24002" w:rsidRPr="000A49B5">
        <w:rPr>
          <w:rFonts w:ascii="Arial" w:hAnsi="Arial" w:cs="Arial"/>
          <w:color w:val="000000" w:themeColor="text1"/>
          <w:lang w:val="en-US"/>
        </w:rPr>
        <w:t xml:space="preserve">. </w:t>
      </w:r>
      <w:r w:rsidR="000374F0">
        <w:rPr>
          <w:rFonts w:ascii="Arial" w:hAnsi="Arial" w:cs="Arial"/>
          <w:color w:val="000000" w:themeColor="text1"/>
          <w:lang w:val="en-US"/>
        </w:rPr>
        <w:t>If, say,</w:t>
      </w:r>
      <w:r w:rsidR="000374F0" w:rsidRPr="00216601">
        <w:rPr>
          <w:rFonts w:ascii="Arial" w:hAnsi="Arial" w:cs="Arial"/>
          <w:color w:val="000000" w:themeColor="text1"/>
          <w:lang w:val="en-US"/>
        </w:rPr>
        <w:t xml:space="preserve"> an item</w:t>
      </w:r>
      <w:r w:rsidR="000374F0">
        <w:rPr>
          <w:rFonts w:ascii="Arial" w:hAnsi="Arial" w:cs="Arial"/>
          <w:color w:val="000000" w:themeColor="text1"/>
          <w:lang w:val="en-US"/>
        </w:rPr>
        <w:t xml:space="preserve"> was</w:t>
      </w:r>
      <w:r w:rsidR="000374F0" w:rsidRPr="00216601">
        <w:rPr>
          <w:rFonts w:ascii="Arial" w:hAnsi="Arial" w:cs="Arial"/>
          <w:color w:val="000000" w:themeColor="text1"/>
          <w:lang w:val="en-US"/>
        </w:rPr>
        <w:t xml:space="preserve"> recalled on </w:t>
      </w:r>
      <w:r w:rsidR="000374F0" w:rsidRPr="00216601">
        <w:rPr>
          <w:rFonts w:ascii="Arial" w:hAnsi="Arial" w:cs="Arial"/>
          <w:color w:val="000000" w:themeColor="text1"/>
          <w:lang w:val="en-US"/>
        </w:rPr>
        <w:lastRenderedPageBreak/>
        <w:t>the 6</w:t>
      </w:r>
      <w:r w:rsidR="000374F0" w:rsidRPr="00216601">
        <w:rPr>
          <w:rFonts w:ascii="Arial" w:hAnsi="Arial" w:cs="Arial"/>
          <w:color w:val="000000" w:themeColor="text1"/>
          <w:vertAlign w:val="superscript"/>
          <w:lang w:val="en-US"/>
        </w:rPr>
        <w:t>th</w:t>
      </w:r>
      <w:r w:rsidR="000374F0" w:rsidRPr="00216601">
        <w:rPr>
          <w:rFonts w:ascii="Arial" w:hAnsi="Arial" w:cs="Arial"/>
          <w:color w:val="000000" w:themeColor="text1"/>
          <w:lang w:val="en-US"/>
        </w:rPr>
        <w:t xml:space="preserve"> position out of a total of 6 items recalled; that would produce a relative recall position of 1; whereas an item recalled on the 1</w:t>
      </w:r>
      <w:r w:rsidR="000374F0" w:rsidRPr="00216601">
        <w:rPr>
          <w:rFonts w:ascii="Arial" w:hAnsi="Arial" w:cs="Arial"/>
          <w:color w:val="000000" w:themeColor="text1"/>
          <w:vertAlign w:val="superscript"/>
          <w:lang w:val="en-US"/>
        </w:rPr>
        <w:t>st</w:t>
      </w:r>
      <w:r w:rsidR="000374F0" w:rsidRPr="00216601">
        <w:rPr>
          <w:rFonts w:ascii="Arial" w:hAnsi="Arial" w:cs="Arial"/>
          <w:color w:val="000000" w:themeColor="text1"/>
          <w:lang w:val="en-US"/>
        </w:rPr>
        <w:t xml:space="preserve"> position, would have a relative recall of 0.</w:t>
      </w:r>
      <w:r w:rsidR="000374F0">
        <w:rPr>
          <w:rFonts w:ascii="Arial" w:hAnsi="Arial" w:cs="Arial"/>
          <w:color w:val="000000" w:themeColor="text1"/>
          <w:lang w:val="en-US"/>
        </w:rPr>
        <w:t>1</w:t>
      </w:r>
      <w:r w:rsidR="000374F0" w:rsidRPr="00216601">
        <w:rPr>
          <w:rFonts w:ascii="Arial" w:hAnsi="Arial" w:cs="Arial"/>
          <w:color w:val="000000" w:themeColor="text1"/>
          <w:lang w:val="en-US"/>
        </w:rPr>
        <w:t>67.</w:t>
      </w:r>
      <w:r w:rsidR="000374F0">
        <w:rPr>
          <w:rFonts w:ascii="Arial" w:hAnsi="Arial" w:cs="Arial"/>
          <w:color w:val="000000" w:themeColor="text1"/>
          <w:lang w:val="en-US"/>
        </w:rPr>
        <w:t xml:space="preserve"> </w:t>
      </w:r>
      <w:r w:rsidR="00612E09" w:rsidRPr="000A49B5">
        <w:rPr>
          <w:rFonts w:ascii="Arial" w:hAnsi="Arial" w:cs="Arial"/>
          <w:color w:val="000000" w:themeColor="text1"/>
          <w:lang w:val="en-US"/>
        </w:rPr>
        <w:t>A</w:t>
      </w:r>
      <w:r w:rsidR="00143CBF">
        <w:rPr>
          <w:rFonts w:ascii="Arial" w:hAnsi="Arial" w:cs="Arial"/>
          <w:color w:val="000000" w:themeColor="text1"/>
          <w:lang w:val="en-US"/>
        </w:rPr>
        <w:t>n unpaired</w:t>
      </w:r>
      <w:r w:rsidR="00612E09" w:rsidRPr="000A49B5">
        <w:rPr>
          <w:rFonts w:ascii="Arial" w:hAnsi="Arial" w:cs="Arial"/>
          <w:color w:val="000000" w:themeColor="text1"/>
          <w:lang w:val="en-US"/>
        </w:rPr>
        <w:t xml:space="preserve"> </w:t>
      </w:r>
      <w:r w:rsidR="00B87629">
        <w:rPr>
          <w:rFonts w:ascii="Arial" w:hAnsi="Arial" w:cs="Arial"/>
          <w:color w:val="000000" w:themeColor="text1"/>
          <w:lang w:val="en-US"/>
        </w:rPr>
        <w:t xml:space="preserve">Wilcoxon rank sum </w:t>
      </w:r>
      <w:r w:rsidR="002F7177" w:rsidRPr="000A49B5">
        <w:rPr>
          <w:rFonts w:ascii="Arial" w:hAnsi="Arial" w:cs="Arial"/>
          <w:color w:val="000000" w:themeColor="text1"/>
          <w:lang w:val="en-US"/>
        </w:rPr>
        <w:t xml:space="preserve">test showed that </w:t>
      </w:r>
      <w:r w:rsidR="00612E09" w:rsidRPr="000A49B5">
        <w:rPr>
          <w:rFonts w:ascii="Arial" w:hAnsi="Arial" w:cs="Arial"/>
          <w:color w:val="000000" w:themeColor="text1"/>
          <w:lang w:val="en-US"/>
        </w:rPr>
        <w:t>emotional oddballs were recalled significantly later than perceptual oddballs (</w:t>
      </w:r>
      <w:r w:rsidR="00E22770">
        <w:rPr>
          <w:rFonts w:ascii="Arial" w:hAnsi="Arial" w:cs="Arial"/>
          <w:color w:val="000000" w:themeColor="text1"/>
          <w:lang w:val="en-US"/>
        </w:rPr>
        <w:t>W</w:t>
      </w:r>
      <w:r w:rsidR="00D510FB" w:rsidRPr="000A49B5">
        <w:rPr>
          <w:rFonts w:ascii="Arial" w:hAnsi="Arial" w:cs="Arial"/>
          <w:color w:val="000000" w:themeColor="text1"/>
          <w:lang w:val="en-US"/>
        </w:rPr>
        <w:t>=</w:t>
      </w:r>
      <w:r w:rsidR="00226EC4" w:rsidRPr="006137B1">
        <w:rPr>
          <w:rFonts w:ascii="Arial" w:hAnsi="Arial" w:cs="Arial"/>
          <w:color w:val="000000" w:themeColor="text1"/>
          <w:lang w:val="en-US"/>
        </w:rPr>
        <w:t>3</w:t>
      </w:r>
      <w:r w:rsidR="00B87629">
        <w:rPr>
          <w:rFonts w:ascii="Arial" w:hAnsi="Arial" w:cs="Arial"/>
          <w:color w:val="000000" w:themeColor="text1"/>
          <w:lang w:val="en-US"/>
        </w:rPr>
        <w:t>95538</w:t>
      </w:r>
      <w:r w:rsidR="00D510FB" w:rsidRPr="00216601">
        <w:rPr>
          <w:rFonts w:ascii="Arial" w:hAnsi="Arial" w:cs="Arial"/>
          <w:color w:val="000000" w:themeColor="text1"/>
          <w:lang w:val="en-US"/>
        </w:rPr>
        <w:t xml:space="preserve">; </w:t>
      </w:r>
      <w:r w:rsidR="00612E09" w:rsidRPr="000A49B5">
        <w:rPr>
          <w:rFonts w:ascii="Arial" w:hAnsi="Arial" w:cs="Arial"/>
          <w:color w:val="000000" w:themeColor="text1"/>
          <w:lang w:val="en-US"/>
        </w:rPr>
        <w:t>p&lt;0.0</w:t>
      </w:r>
      <w:r w:rsidR="002F7177" w:rsidRPr="000A49B5">
        <w:rPr>
          <w:rFonts w:ascii="Arial" w:hAnsi="Arial" w:cs="Arial"/>
          <w:color w:val="000000" w:themeColor="text1"/>
          <w:lang w:val="en-US"/>
        </w:rPr>
        <w:t>0</w:t>
      </w:r>
      <w:r w:rsidR="00612E09" w:rsidRPr="000A49B5">
        <w:rPr>
          <w:rFonts w:ascii="Arial" w:hAnsi="Arial" w:cs="Arial"/>
          <w:color w:val="000000" w:themeColor="text1"/>
          <w:lang w:val="en-US"/>
        </w:rPr>
        <w:t>1</w:t>
      </w:r>
      <w:r w:rsidR="002F7177" w:rsidRPr="000A49B5">
        <w:rPr>
          <w:rFonts w:ascii="Arial" w:hAnsi="Arial" w:cs="Arial"/>
          <w:color w:val="000000" w:themeColor="text1"/>
          <w:lang w:val="en-US"/>
        </w:rPr>
        <w:t>)</w:t>
      </w:r>
      <w:r w:rsidR="00714C06" w:rsidRPr="000A49B5">
        <w:rPr>
          <w:rFonts w:ascii="Arial" w:hAnsi="Arial" w:cs="Arial"/>
          <w:color w:val="000000" w:themeColor="text1"/>
          <w:lang w:val="en-US"/>
        </w:rPr>
        <w:t xml:space="preserve"> (Fig</w:t>
      </w:r>
      <w:r w:rsidR="00F96ABA">
        <w:rPr>
          <w:rFonts w:ascii="Arial" w:hAnsi="Arial" w:cs="Arial"/>
          <w:color w:val="000000" w:themeColor="text1"/>
          <w:lang w:val="en-US"/>
        </w:rPr>
        <w:t xml:space="preserve">. </w:t>
      </w:r>
      <w:r w:rsidR="009A2156">
        <w:rPr>
          <w:rFonts w:ascii="Arial" w:hAnsi="Arial" w:cs="Arial"/>
          <w:color w:val="000000" w:themeColor="text1"/>
          <w:lang w:val="en-US"/>
        </w:rPr>
        <w:t>2B</w:t>
      </w:r>
      <w:r w:rsidR="00714C06" w:rsidRPr="000A49B5">
        <w:rPr>
          <w:rFonts w:ascii="Arial" w:hAnsi="Arial" w:cs="Arial"/>
          <w:color w:val="000000" w:themeColor="text1"/>
          <w:lang w:val="en-US"/>
        </w:rPr>
        <w:t>).</w:t>
      </w:r>
    </w:p>
    <w:p w14:paraId="08FB2236" w14:textId="457DF2FA" w:rsidR="00171BDC" w:rsidRDefault="0039095A" w:rsidP="00692386">
      <w:pPr>
        <w:spacing w:line="480" w:lineRule="auto"/>
        <w:ind w:firstLine="720"/>
        <w:jc w:val="both"/>
        <w:rPr>
          <w:rFonts w:ascii="Arial" w:hAnsi="Arial" w:cs="Arial"/>
          <w:color w:val="000000" w:themeColor="text1"/>
          <w:lang w:val="en-US"/>
        </w:rPr>
      </w:pPr>
      <w:r w:rsidRPr="00216601">
        <w:rPr>
          <w:rFonts w:ascii="Arial" w:hAnsi="Arial" w:cs="Arial"/>
          <w:color w:val="000000" w:themeColor="text1"/>
          <w:lang w:val="en-US"/>
        </w:rPr>
        <w:t>We confirmed a primacy effect was maintained and enhanced in trials in which the oddball was recalled. However, c</w:t>
      </w:r>
      <w:r w:rsidR="00D877D1" w:rsidRPr="00216601">
        <w:rPr>
          <w:rFonts w:ascii="Arial" w:hAnsi="Arial" w:cs="Arial"/>
          <w:color w:val="000000" w:themeColor="text1"/>
          <w:lang w:val="en-US"/>
        </w:rPr>
        <w:t>ontrary to what we expected, both emotional and perceptual oddballs were remembered later</w:t>
      </w:r>
      <w:r w:rsidR="005A7C5F">
        <w:rPr>
          <w:rFonts w:ascii="Arial" w:hAnsi="Arial" w:cs="Arial"/>
          <w:color w:val="000000" w:themeColor="text1"/>
          <w:lang w:val="en-US"/>
        </w:rPr>
        <w:t xml:space="preserve"> </w:t>
      </w:r>
      <w:r w:rsidR="00D877D1" w:rsidRPr="00216601">
        <w:rPr>
          <w:rFonts w:ascii="Arial" w:hAnsi="Arial" w:cs="Arial"/>
          <w:color w:val="000000" w:themeColor="text1"/>
          <w:lang w:val="en-US"/>
        </w:rPr>
        <w:t>on in recall</w:t>
      </w:r>
      <w:r w:rsidR="005A7C5F">
        <w:rPr>
          <w:rFonts w:ascii="Arial" w:hAnsi="Arial" w:cs="Arial"/>
          <w:color w:val="000000" w:themeColor="text1"/>
          <w:lang w:val="en-US"/>
        </w:rPr>
        <w:t>;</w:t>
      </w:r>
      <w:r w:rsidR="00D877D1" w:rsidRPr="00216601">
        <w:rPr>
          <w:rFonts w:ascii="Arial" w:hAnsi="Arial" w:cs="Arial"/>
          <w:color w:val="000000" w:themeColor="text1"/>
          <w:lang w:val="en-US"/>
        </w:rPr>
        <w:t xml:space="preserve"> at a relative recall position of approximately 0.6 </w:t>
      </w:r>
      <w:r w:rsidR="00C907CA" w:rsidRPr="00216601">
        <w:rPr>
          <w:rFonts w:ascii="Arial" w:hAnsi="Arial" w:cs="Arial"/>
          <w:color w:val="000000" w:themeColor="text1"/>
          <w:lang w:val="en-US"/>
        </w:rPr>
        <w:t>[emotional oddballs (0.6</w:t>
      </w:r>
      <w:r w:rsidR="00A60FB3" w:rsidRPr="00216601">
        <w:rPr>
          <w:rFonts w:ascii="Arial" w:hAnsi="Arial" w:cs="Arial"/>
          <w:color w:val="000000" w:themeColor="text1"/>
          <w:lang w:val="en-US"/>
        </w:rPr>
        <w:t>5</w:t>
      </w:r>
      <w:r w:rsidR="00C907CA" w:rsidRPr="00216601">
        <w:rPr>
          <w:rFonts w:ascii="Arial" w:hAnsi="Arial" w:cs="Arial"/>
          <w:color w:val="000000" w:themeColor="text1"/>
          <w:lang w:val="en-US"/>
        </w:rPr>
        <w:t>); perceptual oddballs (0.5</w:t>
      </w:r>
      <w:r w:rsidR="00A60FB3" w:rsidRPr="00216601">
        <w:rPr>
          <w:rFonts w:ascii="Arial" w:hAnsi="Arial" w:cs="Arial"/>
          <w:color w:val="000000" w:themeColor="text1"/>
          <w:lang w:val="en-US"/>
        </w:rPr>
        <w:t>9</w:t>
      </w:r>
      <w:r w:rsidR="00C907CA" w:rsidRPr="00216601">
        <w:rPr>
          <w:rFonts w:ascii="Arial" w:hAnsi="Arial" w:cs="Arial"/>
          <w:color w:val="000000" w:themeColor="text1"/>
          <w:lang w:val="en-US"/>
        </w:rPr>
        <w:t>)]</w:t>
      </w:r>
      <w:r w:rsidR="00D877D1" w:rsidRPr="00216601">
        <w:rPr>
          <w:rFonts w:ascii="Arial" w:hAnsi="Arial" w:cs="Arial"/>
          <w:color w:val="000000" w:themeColor="text1"/>
          <w:lang w:val="en-US"/>
        </w:rPr>
        <w:t xml:space="preserve">. </w:t>
      </w:r>
    </w:p>
    <w:p w14:paraId="2763AE7D" w14:textId="78D966A8" w:rsidR="00706C79" w:rsidRDefault="00706C79" w:rsidP="008B546E">
      <w:pPr>
        <w:pStyle w:val="Heading2"/>
        <w:rPr>
          <w:rFonts w:ascii="Arial" w:hAnsi="Arial" w:cs="Arial"/>
          <w:b/>
          <w:bCs/>
          <w:color w:val="auto"/>
          <w:lang w:val="en-US"/>
        </w:rPr>
      </w:pPr>
      <w:r w:rsidRPr="00171BDC">
        <w:rPr>
          <w:rFonts w:ascii="Arial" w:hAnsi="Arial" w:cs="Arial"/>
          <w:b/>
          <w:bCs/>
          <w:color w:val="auto"/>
          <w:lang w:val="en-US"/>
        </w:rPr>
        <w:t>Items preceding and following emotional and perceptual oddballs are less well-remembered than the oddballs</w:t>
      </w:r>
    </w:p>
    <w:p w14:paraId="47442BA6" w14:textId="77777777" w:rsidR="00171BDC" w:rsidRPr="00171BDC" w:rsidRDefault="00171BDC" w:rsidP="00171BDC">
      <w:pPr>
        <w:rPr>
          <w:lang w:val="en-US"/>
        </w:rPr>
      </w:pPr>
    </w:p>
    <w:p w14:paraId="47AC2AE6" w14:textId="238DD986" w:rsidR="00CB19EE" w:rsidRPr="00A746BD" w:rsidRDefault="00CB19EE" w:rsidP="00A746BD">
      <w:pPr>
        <w:spacing w:line="480" w:lineRule="auto"/>
        <w:ind w:firstLine="720"/>
        <w:jc w:val="both"/>
        <w:rPr>
          <w:rFonts w:ascii="Arial" w:hAnsi="Arial" w:cs="Arial"/>
          <w:color w:val="000000" w:themeColor="text1"/>
          <w:lang w:val="en-US"/>
        </w:rPr>
      </w:pPr>
      <w:r>
        <w:rPr>
          <w:rFonts w:ascii="Arial" w:hAnsi="Arial" w:cs="Arial"/>
          <w:color w:val="000000" w:themeColor="text1"/>
          <w:lang w:val="en-US"/>
        </w:rPr>
        <w:t xml:space="preserve">We next </w:t>
      </w:r>
      <w:r w:rsidR="002C701D">
        <w:rPr>
          <w:rFonts w:ascii="Arial" w:hAnsi="Arial" w:cs="Arial"/>
          <w:color w:val="000000" w:themeColor="text1"/>
          <w:lang w:val="en-US"/>
        </w:rPr>
        <w:t>s</w:t>
      </w:r>
      <w:r>
        <w:rPr>
          <w:rFonts w:ascii="Arial" w:hAnsi="Arial" w:cs="Arial"/>
          <w:color w:val="000000" w:themeColor="text1"/>
          <w:lang w:val="en-US"/>
        </w:rPr>
        <w:t xml:space="preserve">ought to investigate overall recall of the oddballs and the items nearby to investigate whether the </w:t>
      </w:r>
      <w:r w:rsidR="00171BDC">
        <w:rPr>
          <w:rFonts w:ascii="Arial" w:hAnsi="Arial" w:cs="Arial"/>
          <w:color w:val="000000" w:themeColor="text1"/>
          <w:lang w:val="en-US"/>
        </w:rPr>
        <w:t>previously-reported</w:t>
      </w:r>
      <w:r>
        <w:rPr>
          <w:rFonts w:ascii="Arial" w:hAnsi="Arial" w:cs="Arial"/>
          <w:color w:val="000000" w:themeColor="text1"/>
          <w:lang w:val="en-US"/>
        </w:rPr>
        <w:t xml:space="preserve"> </w:t>
      </w:r>
      <w:r w:rsidR="008D3845">
        <w:rPr>
          <w:rFonts w:ascii="Arial" w:hAnsi="Arial" w:cs="Arial"/>
          <w:color w:val="000000" w:themeColor="text1"/>
          <w:lang w:val="en-US"/>
        </w:rPr>
        <w:t xml:space="preserve">retrograde and anterograde </w:t>
      </w:r>
      <w:r w:rsidR="000E244A">
        <w:rPr>
          <w:rFonts w:ascii="Arial" w:hAnsi="Arial" w:cs="Arial"/>
          <w:color w:val="000000" w:themeColor="text1"/>
          <w:lang w:val="en-US"/>
        </w:rPr>
        <w:fldChar w:fldCharType="begin" w:fldLock="1"/>
      </w:r>
      <w:r w:rsidR="007B0768">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β-adrenergic-dependent","type":"article-journal","volume":"100"},"uris":["http://www.mendeley.com/documents/?uuid=d6435f94-11ec-4a87-9beb-282b33dbacdb"]}],"mendeley":{"formattedCitation":"(B.A. Strange et al., 2003)","plainTextFormattedCitation":"(B.A. Strange et al., 2003)","previouslyFormattedCitation":"(B.A. Strange et al., 2003)"},"properties":{"noteIndex":0},"schema":"https://github.com/citation-style-language/schema/raw/master/csl-citation.json"}</w:instrText>
      </w:r>
      <w:r w:rsidR="000E244A">
        <w:rPr>
          <w:rFonts w:ascii="Arial" w:hAnsi="Arial" w:cs="Arial"/>
          <w:color w:val="000000" w:themeColor="text1"/>
          <w:lang w:val="en-US"/>
        </w:rPr>
        <w:fldChar w:fldCharType="separate"/>
      </w:r>
      <w:r w:rsidR="00BA3B3C" w:rsidRPr="00BA3B3C">
        <w:rPr>
          <w:rFonts w:ascii="Arial" w:hAnsi="Arial" w:cs="Arial"/>
          <w:noProof/>
          <w:color w:val="000000" w:themeColor="text1"/>
          <w:lang w:val="en-US"/>
        </w:rPr>
        <w:t>(B.A. Strange et al., 2003)</w:t>
      </w:r>
      <w:r w:rsidR="000E244A">
        <w:rPr>
          <w:rFonts w:ascii="Arial" w:hAnsi="Arial" w:cs="Arial"/>
          <w:color w:val="000000" w:themeColor="text1"/>
          <w:lang w:val="en-US"/>
        </w:rPr>
        <w:fldChar w:fldCharType="end"/>
      </w:r>
      <w:r w:rsidR="000E244A">
        <w:rPr>
          <w:rFonts w:ascii="Arial" w:hAnsi="Arial" w:cs="Arial"/>
          <w:color w:val="000000" w:themeColor="text1"/>
          <w:lang w:val="en-US"/>
        </w:rPr>
        <w:t xml:space="preserve"> </w:t>
      </w:r>
      <w:r>
        <w:rPr>
          <w:rFonts w:ascii="Arial" w:hAnsi="Arial" w:cs="Arial"/>
          <w:color w:val="000000" w:themeColor="text1"/>
          <w:lang w:val="en-US"/>
        </w:rPr>
        <w:t>amnesic effects in the words near the oddball</w:t>
      </w:r>
      <w:r w:rsidR="008D3845">
        <w:rPr>
          <w:rFonts w:ascii="Arial" w:hAnsi="Arial" w:cs="Arial"/>
          <w:color w:val="000000" w:themeColor="text1"/>
          <w:lang w:val="en-US"/>
        </w:rPr>
        <w:t xml:space="preserve"> </w:t>
      </w:r>
      <w:r>
        <w:rPr>
          <w:rFonts w:ascii="Arial" w:hAnsi="Arial" w:cs="Arial"/>
          <w:color w:val="000000" w:themeColor="text1"/>
          <w:lang w:val="en-US"/>
        </w:rPr>
        <w:t>were present</w:t>
      </w:r>
      <w:r w:rsidR="002073A4">
        <w:rPr>
          <w:rFonts w:ascii="Arial" w:hAnsi="Arial" w:cs="Arial"/>
          <w:color w:val="000000" w:themeColor="text1"/>
          <w:lang w:val="en-US"/>
        </w:rPr>
        <w:t xml:space="preserve"> in the </w:t>
      </w:r>
      <w:r w:rsidR="001A5E40">
        <w:rPr>
          <w:rFonts w:ascii="Arial" w:hAnsi="Arial" w:cs="Arial"/>
          <w:color w:val="000000" w:themeColor="text1"/>
          <w:lang w:val="en-US"/>
        </w:rPr>
        <w:t xml:space="preserve">current </w:t>
      </w:r>
      <w:r w:rsidR="002073A4">
        <w:rPr>
          <w:rFonts w:ascii="Arial" w:hAnsi="Arial" w:cs="Arial"/>
          <w:color w:val="000000" w:themeColor="text1"/>
          <w:lang w:val="en-US"/>
        </w:rPr>
        <w:t>version of the task.</w:t>
      </w:r>
      <w:r w:rsidR="00A746BD">
        <w:rPr>
          <w:rFonts w:ascii="Arial" w:hAnsi="Arial" w:cs="Arial"/>
          <w:color w:val="000000" w:themeColor="text1"/>
          <w:lang w:val="en-US"/>
        </w:rPr>
        <w:t xml:space="preserve"> We found an overall mnemonic enhancement of both emotional and perceptual oddballs accompanied with an anterograde and retrograde amnesia for items preceding and following the oddballs at encoding</w:t>
      </w:r>
      <w:r w:rsidR="008C39DE">
        <w:rPr>
          <w:rFonts w:ascii="Arial" w:hAnsi="Arial" w:cs="Arial"/>
          <w:color w:val="000000" w:themeColor="text1"/>
          <w:lang w:val="en-US"/>
        </w:rPr>
        <w:t xml:space="preserve">, although less pronounced than the effects observed for the English and German versions of this task. </w:t>
      </w:r>
    </w:p>
    <w:p w14:paraId="61190BC9" w14:textId="7E91436E" w:rsidR="006137B1" w:rsidRPr="00CA4DD8" w:rsidRDefault="00C928F2" w:rsidP="00A746BD">
      <w:pPr>
        <w:spacing w:line="480" w:lineRule="auto"/>
        <w:ind w:firstLine="720"/>
        <w:jc w:val="both"/>
        <w:rPr>
          <w:rFonts w:ascii="Arial" w:hAnsi="Arial" w:cs="Arial"/>
          <w:strike/>
          <w:color w:val="FF0000"/>
          <w:lang w:val="en-US"/>
        </w:rPr>
      </w:pPr>
      <w:r w:rsidRPr="00216601">
        <w:rPr>
          <w:rFonts w:ascii="Arial" w:hAnsi="Arial" w:cs="Arial"/>
          <w:color w:val="000000" w:themeColor="text1"/>
          <w:lang w:val="en-US"/>
        </w:rPr>
        <w:t>A repeated m</w:t>
      </w:r>
      <w:r w:rsidRPr="000070DE">
        <w:rPr>
          <w:rFonts w:ascii="Arial" w:hAnsi="Arial" w:cs="Arial"/>
          <w:color w:val="000000" w:themeColor="text1"/>
          <w:lang w:val="en-US"/>
        </w:rPr>
        <w:t xml:space="preserve">easures </w:t>
      </w:r>
      <w:r w:rsidR="006C0DA1" w:rsidRPr="008E11C5">
        <w:rPr>
          <w:rFonts w:ascii="Arial" w:hAnsi="Arial" w:cs="Arial"/>
          <w:color w:val="000000" w:themeColor="text1"/>
          <w:lang w:val="en-US"/>
        </w:rPr>
        <w:t>two-way ANOVA</w:t>
      </w:r>
      <w:r w:rsidR="00120551" w:rsidRPr="008E11C5">
        <w:rPr>
          <w:rFonts w:ascii="Arial" w:hAnsi="Arial" w:cs="Arial"/>
          <w:color w:val="000000" w:themeColor="text1"/>
          <w:lang w:val="en-US"/>
        </w:rPr>
        <w:t xml:space="preserve"> (word position</w:t>
      </w:r>
      <w:r w:rsidR="00A746BD">
        <w:rPr>
          <w:rFonts w:ascii="Arial" w:hAnsi="Arial" w:cs="Arial"/>
          <w:color w:val="000000" w:themeColor="text1"/>
          <w:lang w:val="en-US"/>
        </w:rPr>
        <w:t xml:space="preserve"> [odd-2, odd-1, odd, odd+1]</w:t>
      </w:r>
      <w:r w:rsidR="00120551" w:rsidRPr="008E11C5">
        <w:rPr>
          <w:rFonts w:ascii="Arial" w:hAnsi="Arial" w:cs="Arial"/>
          <w:color w:val="000000" w:themeColor="text1"/>
          <w:lang w:val="en-US"/>
        </w:rPr>
        <w:t xml:space="preserve"> x oddball type</w:t>
      </w:r>
      <w:r w:rsidR="00A746BD">
        <w:rPr>
          <w:rFonts w:ascii="Arial" w:hAnsi="Arial" w:cs="Arial"/>
          <w:color w:val="000000" w:themeColor="text1"/>
          <w:lang w:val="en-US"/>
        </w:rPr>
        <w:t xml:space="preserve"> [emotional, perceptual]</w:t>
      </w:r>
      <w:r w:rsidR="00120551" w:rsidRPr="008E11C5">
        <w:rPr>
          <w:rFonts w:ascii="Arial" w:hAnsi="Arial" w:cs="Arial"/>
          <w:color w:val="000000" w:themeColor="text1"/>
          <w:lang w:val="en-US"/>
        </w:rPr>
        <w:t>)</w:t>
      </w:r>
      <w:r w:rsidR="006C0DA1" w:rsidRPr="008E11C5">
        <w:rPr>
          <w:rFonts w:ascii="Arial" w:hAnsi="Arial" w:cs="Arial"/>
          <w:color w:val="000000" w:themeColor="text1"/>
          <w:lang w:val="en-US"/>
        </w:rPr>
        <w:t xml:space="preserve"> showed a</w:t>
      </w:r>
      <w:r w:rsidR="003011EE" w:rsidRPr="008E11C5">
        <w:rPr>
          <w:rFonts w:ascii="Arial" w:hAnsi="Arial" w:cs="Arial"/>
          <w:color w:val="000000" w:themeColor="text1"/>
          <w:lang w:val="en-US"/>
        </w:rPr>
        <w:t xml:space="preserve"> significant interaction between the two factors (</w:t>
      </w:r>
      <w:proofErr w:type="gramStart"/>
      <w:r w:rsidR="003011EE" w:rsidRPr="008E11C5">
        <w:rPr>
          <w:rFonts w:ascii="Arial" w:hAnsi="Arial" w:cs="Arial"/>
          <w:color w:val="000000" w:themeColor="text1"/>
          <w:lang w:val="en-US"/>
        </w:rPr>
        <w:t>F(</w:t>
      </w:r>
      <w:proofErr w:type="gramEnd"/>
      <w:r w:rsidR="003011EE">
        <w:rPr>
          <w:rFonts w:ascii="Arial" w:hAnsi="Arial" w:cs="Arial"/>
          <w:color w:val="000000" w:themeColor="text1"/>
          <w:lang w:val="en-US"/>
        </w:rPr>
        <w:t>3</w:t>
      </w:r>
      <w:r w:rsidR="003011EE" w:rsidRPr="008E11C5">
        <w:rPr>
          <w:rFonts w:ascii="Arial" w:hAnsi="Arial" w:cs="Arial"/>
          <w:color w:val="000000" w:themeColor="text1"/>
          <w:lang w:val="en-US"/>
        </w:rPr>
        <w:t xml:space="preserve">, </w:t>
      </w:r>
      <w:r w:rsidR="003011EE">
        <w:rPr>
          <w:rFonts w:ascii="Arial" w:hAnsi="Arial" w:cs="Arial"/>
          <w:color w:val="000000" w:themeColor="text1"/>
          <w:lang w:val="en-US"/>
        </w:rPr>
        <w:t>207</w:t>
      </w:r>
      <w:r w:rsidR="003011EE" w:rsidRPr="008E11C5">
        <w:rPr>
          <w:rFonts w:ascii="Arial" w:hAnsi="Arial" w:cs="Arial"/>
          <w:color w:val="000000" w:themeColor="text1"/>
          <w:lang w:val="en-US"/>
        </w:rPr>
        <w:t>)=</w:t>
      </w:r>
      <w:r w:rsidR="003011EE">
        <w:rPr>
          <w:rFonts w:ascii="Arial" w:hAnsi="Arial" w:cs="Arial"/>
          <w:color w:val="000000" w:themeColor="text1"/>
          <w:lang w:val="en-US"/>
        </w:rPr>
        <w:t>3.61</w:t>
      </w:r>
      <w:r w:rsidR="003011EE" w:rsidRPr="008E11C5">
        <w:rPr>
          <w:rFonts w:ascii="Arial" w:hAnsi="Arial" w:cs="Arial"/>
          <w:color w:val="000000" w:themeColor="text1"/>
          <w:lang w:val="en-US"/>
        </w:rPr>
        <w:t>, p=0.0</w:t>
      </w:r>
      <w:r w:rsidR="003011EE">
        <w:rPr>
          <w:rFonts w:ascii="Arial" w:hAnsi="Arial" w:cs="Arial"/>
          <w:color w:val="000000" w:themeColor="text1"/>
          <w:lang w:val="en-US"/>
        </w:rPr>
        <w:t>1</w:t>
      </w:r>
      <w:r w:rsidR="003011EE" w:rsidRPr="008E11C5">
        <w:rPr>
          <w:rFonts w:ascii="Arial" w:hAnsi="Arial" w:cs="Arial"/>
          <w:color w:val="000000" w:themeColor="text1"/>
          <w:lang w:val="en-US"/>
        </w:rPr>
        <w:t>)</w:t>
      </w:r>
      <w:r w:rsidR="003011EE">
        <w:rPr>
          <w:rFonts w:ascii="Arial" w:hAnsi="Arial" w:cs="Arial"/>
          <w:color w:val="000000" w:themeColor="text1"/>
          <w:lang w:val="en-US"/>
        </w:rPr>
        <w:t>, a</w:t>
      </w:r>
      <w:r w:rsidR="006C0DA1" w:rsidRPr="008E11C5">
        <w:rPr>
          <w:rFonts w:ascii="Arial" w:hAnsi="Arial" w:cs="Arial"/>
          <w:color w:val="000000" w:themeColor="text1"/>
          <w:lang w:val="en-US"/>
        </w:rPr>
        <w:t xml:space="preserve"> significant main effect of word position (F(</w:t>
      </w:r>
      <w:r w:rsidR="001D2A89">
        <w:rPr>
          <w:rFonts w:ascii="Arial" w:hAnsi="Arial" w:cs="Arial"/>
          <w:color w:val="000000" w:themeColor="text1"/>
          <w:lang w:val="en-US"/>
        </w:rPr>
        <w:t>3</w:t>
      </w:r>
      <w:r w:rsidR="006C0DA1" w:rsidRPr="008E11C5">
        <w:rPr>
          <w:rFonts w:ascii="Arial" w:hAnsi="Arial" w:cs="Arial"/>
          <w:color w:val="000000" w:themeColor="text1"/>
          <w:lang w:val="en-US"/>
        </w:rPr>
        <w:t>,</w:t>
      </w:r>
      <w:r w:rsidR="00CF619B">
        <w:rPr>
          <w:rFonts w:ascii="Arial" w:hAnsi="Arial" w:cs="Arial"/>
          <w:color w:val="000000" w:themeColor="text1"/>
          <w:lang w:val="en-US"/>
        </w:rPr>
        <w:t>20</w:t>
      </w:r>
      <w:r w:rsidR="001D2A89">
        <w:rPr>
          <w:rFonts w:ascii="Arial" w:hAnsi="Arial" w:cs="Arial"/>
          <w:color w:val="000000" w:themeColor="text1"/>
          <w:lang w:val="en-US"/>
        </w:rPr>
        <w:t>7</w:t>
      </w:r>
      <w:r w:rsidR="006C0DA1" w:rsidRPr="008E11C5">
        <w:rPr>
          <w:rFonts w:ascii="Arial" w:hAnsi="Arial" w:cs="Arial"/>
          <w:color w:val="000000" w:themeColor="text1"/>
          <w:lang w:val="en-US"/>
        </w:rPr>
        <w:t>)=5</w:t>
      </w:r>
      <w:r w:rsidR="00CF619B">
        <w:rPr>
          <w:rFonts w:ascii="Arial" w:hAnsi="Arial" w:cs="Arial"/>
          <w:color w:val="000000" w:themeColor="text1"/>
          <w:lang w:val="en-US"/>
        </w:rPr>
        <w:t>5.19</w:t>
      </w:r>
      <w:r w:rsidR="006C0DA1" w:rsidRPr="008E11C5">
        <w:rPr>
          <w:rFonts w:ascii="Arial" w:hAnsi="Arial" w:cs="Arial"/>
          <w:color w:val="000000" w:themeColor="text1"/>
          <w:lang w:val="en-US"/>
        </w:rPr>
        <w:t xml:space="preserve">, p&lt;0.001) and </w:t>
      </w:r>
      <w:r w:rsidR="00797EA7">
        <w:rPr>
          <w:rFonts w:ascii="Arial" w:hAnsi="Arial" w:cs="Arial"/>
          <w:color w:val="000000" w:themeColor="text1"/>
          <w:lang w:val="en-US"/>
        </w:rPr>
        <w:t xml:space="preserve">a trend towards significance in </w:t>
      </w:r>
      <w:r w:rsidR="006C0DA1" w:rsidRPr="008E11C5">
        <w:rPr>
          <w:rFonts w:ascii="Arial" w:hAnsi="Arial" w:cs="Arial"/>
          <w:color w:val="000000" w:themeColor="text1"/>
          <w:lang w:val="en-US"/>
        </w:rPr>
        <w:t>oddball type (F(1, 69)=</w:t>
      </w:r>
      <w:r w:rsidR="00CF619B">
        <w:rPr>
          <w:rFonts w:ascii="Arial" w:hAnsi="Arial" w:cs="Arial"/>
          <w:color w:val="000000" w:themeColor="text1"/>
          <w:lang w:val="en-US"/>
        </w:rPr>
        <w:t>3.44</w:t>
      </w:r>
      <w:r w:rsidR="006C0DA1" w:rsidRPr="008E11C5">
        <w:rPr>
          <w:rFonts w:ascii="Arial" w:hAnsi="Arial" w:cs="Arial"/>
          <w:color w:val="000000" w:themeColor="text1"/>
          <w:lang w:val="en-US"/>
        </w:rPr>
        <w:t>, p=0.0</w:t>
      </w:r>
      <w:r w:rsidR="00797EA7">
        <w:rPr>
          <w:rFonts w:ascii="Arial" w:hAnsi="Arial" w:cs="Arial"/>
          <w:color w:val="000000" w:themeColor="text1"/>
          <w:lang w:val="en-US"/>
        </w:rPr>
        <w:t>7</w:t>
      </w:r>
      <w:r w:rsidR="006C0DA1" w:rsidRPr="008E11C5">
        <w:rPr>
          <w:rFonts w:ascii="Arial" w:hAnsi="Arial" w:cs="Arial"/>
          <w:color w:val="000000" w:themeColor="text1"/>
          <w:lang w:val="en-US"/>
        </w:rPr>
        <w:t>). Uncorrected post-hoc t-test</w:t>
      </w:r>
      <w:r w:rsidR="00C71696">
        <w:rPr>
          <w:rFonts w:ascii="Arial" w:hAnsi="Arial" w:cs="Arial"/>
          <w:color w:val="000000" w:themeColor="text1"/>
          <w:lang w:val="en-US"/>
        </w:rPr>
        <w:t>s</w:t>
      </w:r>
      <w:r w:rsidR="006C0DA1" w:rsidRPr="008E11C5">
        <w:rPr>
          <w:rFonts w:ascii="Arial" w:hAnsi="Arial" w:cs="Arial"/>
          <w:color w:val="000000" w:themeColor="text1"/>
          <w:lang w:val="en-US"/>
        </w:rPr>
        <w:t xml:space="preserve"> showed a significant </w:t>
      </w:r>
      <w:r w:rsidR="008D3845" w:rsidRPr="008E11C5">
        <w:rPr>
          <w:rFonts w:ascii="Arial" w:hAnsi="Arial" w:cs="Arial"/>
          <w:color w:val="000000" w:themeColor="text1"/>
          <w:lang w:val="en-US"/>
        </w:rPr>
        <w:t>enhancement in</w:t>
      </w:r>
      <w:r w:rsidR="006C0DA1" w:rsidRPr="008E11C5">
        <w:rPr>
          <w:rFonts w:ascii="Arial" w:hAnsi="Arial" w:cs="Arial"/>
          <w:color w:val="000000" w:themeColor="text1"/>
          <w:lang w:val="en-US"/>
        </w:rPr>
        <w:t xml:space="preserve"> oddball recall </w:t>
      </w:r>
      <w:r w:rsidR="008D3845" w:rsidRPr="008E11C5">
        <w:rPr>
          <w:rFonts w:ascii="Arial" w:hAnsi="Arial" w:cs="Arial"/>
          <w:color w:val="000000" w:themeColor="text1"/>
          <w:lang w:val="en-US"/>
        </w:rPr>
        <w:t>compared to</w:t>
      </w:r>
      <w:r w:rsidR="006C0DA1" w:rsidRPr="008E11C5">
        <w:rPr>
          <w:rFonts w:ascii="Arial" w:hAnsi="Arial" w:cs="Arial"/>
          <w:color w:val="000000" w:themeColor="text1"/>
          <w:lang w:val="en-US"/>
        </w:rPr>
        <w:t xml:space="preserve"> </w:t>
      </w:r>
      <w:r w:rsidR="008D3845" w:rsidRPr="008E11C5">
        <w:rPr>
          <w:rFonts w:ascii="Arial" w:hAnsi="Arial" w:cs="Arial"/>
          <w:color w:val="000000" w:themeColor="text1"/>
          <w:lang w:val="en-US"/>
        </w:rPr>
        <w:t>its</w:t>
      </w:r>
      <w:r w:rsidR="006C0DA1" w:rsidRPr="008E11C5">
        <w:rPr>
          <w:rFonts w:ascii="Arial" w:hAnsi="Arial" w:cs="Arial"/>
          <w:color w:val="000000" w:themeColor="text1"/>
          <w:lang w:val="en-US"/>
        </w:rPr>
        <w:t xml:space="preserve"> nearby items (</w:t>
      </w:r>
      <w:r w:rsidR="00F85467">
        <w:rPr>
          <w:rFonts w:ascii="Arial" w:hAnsi="Arial" w:cs="Arial"/>
          <w:color w:val="000000" w:themeColor="text1"/>
          <w:lang w:val="en-US"/>
        </w:rPr>
        <w:t>v</w:t>
      </w:r>
      <w:r w:rsidR="00CA69E7">
        <w:rPr>
          <w:rFonts w:ascii="Arial" w:hAnsi="Arial" w:cs="Arial"/>
          <w:color w:val="000000" w:themeColor="text1"/>
          <w:lang w:val="en-US"/>
        </w:rPr>
        <w:t>s</w:t>
      </w:r>
      <w:r w:rsidR="00F85467">
        <w:rPr>
          <w:rFonts w:ascii="Arial" w:hAnsi="Arial" w:cs="Arial"/>
          <w:color w:val="000000" w:themeColor="text1"/>
          <w:lang w:val="en-US"/>
        </w:rPr>
        <w:t xml:space="preserve">. odd-1 </w:t>
      </w:r>
      <w:proofErr w:type="gramStart"/>
      <w:r w:rsidR="00F85467">
        <w:rPr>
          <w:rFonts w:ascii="Arial" w:hAnsi="Arial" w:cs="Arial"/>
          <w:color w:val="000000" w:themeColor="text1"/>
          <w:lang w:val="en-US"/>
        </w:rPr>
        <w:t>t(</w:t>
      </w:r>
      <w:proofErr w:type="gramEnd"/>
      <w:r w:rsidR="00F85467">
        <w:rPr>
          <w:rFonts w:ascii="Arial" w:hAnsi="Arial" w:cs="Arial"/>
          <w:color w:val="000000" w:themeColor="text1"/>
          <w:lang w:val="en-US"/>
        </w:rPr>
        <w:t xml:space="preserve">139)=-10.75, </w:t>
      </w:r>
      <w:r w:rsidR="00692386" w:rsidRPr="008E11C5">
        <w:rPr>
          <w:rFonts w:ascii="Arial" w:hAnsi="Arial" w:cs="Arial"/>
          <w:color w:val="000000" w:themeColor="text1"/>
          <w:lang w:val="en-US"/>
        </w:rPr>
        <w:t>p&lt;0.001</w:t>
      </w:r>
      <w:r w:rsidR="00902D53">
        <w:rPr>
          <w:rFonts w:ascii="Arial" w:hAnsi="Arial" w:cs="Arial"/>
          <w:color w:val="000000" w:themeColor="text1"/>
          <w:lang w:val="en-US"/>
        </w:rPr>
        <w:t xml:space="preserve">, </w:t>
      </w:r>
      <w:r w:rsidR="00902D53">
        <w:rPr>
          <w:rFonts w:ascii="Arial" w:hAnsi="Arial" w:cs="Arial"/>
          <w:i/>
          <w:iCs/>
          <w:color w:val="000000" w:themeColor="text1"/>
          <w:lang w:val="en-US"/>
        </w:rPr>
        <w:t>Cohen’s d</w:t>
      </w:r>
      <w:r w:rsidR="00902D53">
        <w:rPr>
          <w:rFonts w:ascii="Arial" w:hAnsi="Arial" w:cs="Arial"/>
          <w:color w:val="000000" w:themeColor="text1"/>
          <w:lang w:val="en-US"/>
        </w:rPr>
        <w:t>=-0.91</w:t>
      </w:r>
      <w:r w:rsidR="00F85467">
        <w:rPr>
          <w:rFonts w:ascii="Arial" w:hAnsi="Arial" w:cs="Arial"/>
          <w:color w:val="000000" w:themeColor="text1"/>
          <w:lang w:val="en-US"/>
        </w:rPr>
        <w:t>; v</w:t>
      </w:r>
      <w:r w:rsidR="00CA69E7">
        <w:rPr>
          <w:rFonts w:ascii="Arial" w:hAnsi="Arial" w:cs="Arial"/>
          <w:color w:val="000000" w:themeColor="text1"/>
          <w:lang w:val="en-US"/>
        </w:rPr>
        <w:t>s</w:t>
      </w:r>
      <w:r w:rsidR="00F85467">
        <w:rPr>
          <w:rFonts w:ascii="Arial" w:hAnsi="Arial" w:cs="Arial"/>
          <w:color w:val="000000" w:themeColor="text1"/>
          <w:lang w:val="en-US"/>
        </w:rPr>
        <w:t>. odd-2 t(139)=-9</w:t>
      </w:r>
      <w:r w:rsidR="00CA69E7">
        <w:rPr>
          <w:rFonts w:ascii="Arial" w:hAnsi="Arial" w:cs="Arial"/>
          <w:color w:val="000000" w:themeColor="text1"/>
          <w:lang w:val="en-US"/>
        </w:rPr>
        <w:t>.5, p&lt;0.001</w:t>
      </w:r>
      <w:r w:rsidR="00902D53">
        <w:rPr>
          <w:rFonts w:ascii="Arial" w:hAnsi="Arial" w:cs="Arial"/>
          <w:color w:val="000000" w:themeColor="text1"/>
          <w:lang w:val="en-US"/>
        </w:rPr>
        <w:t xml:space="preserve">, </w:t>
      </w:r>
      <w:r w:rsidR="00902D53">
        <w:rPr>
          <w:rFonts w:ascii="Arial" w:hAnsi="Arial" w:cs="Arial"/>
          <w:i/>
          <w:iCs/>
          <w:color w:val="000000" w:themeColor="text1"/>
          <w:lang w:val="en-US"/>
        </w:rPr>
        <w:t>Cohen’s d</w:t>
      </w:r>
      <w:r w:rsidR="00902D53">
        <w:rPr>
          <w:rFonts w:ascii="Arial" w:hAnsi="Arial" w:cs="Arial"/>
          <w:color w:val="000000" w:themeColor="text1"/>
          <w:lang w:val="en-US"/>
        </w:rPr>
        <w:t>= -0.80</w:t>
      </w:r>
      <w:r w:rsidR="00CA69E7">
        <w:rPr>
          <w:rFonts w:ascii="Arial" w:hAnsi="Arial" w:cs="Arial"/>
          <w:color w:val="000000" w:themeColor="text1"/>
          <w:lang w:val="en-US"/>
        </w:rPr>
        <w:t>; vs. odd+1 t(139</w:t>
      </w:r>
      <w:r w:rsidR="006C0DA1" w:rsidRPr="008E11C5">
        <w:rPr>
          <w:rFonts w:ascii="Arial" w:hAnsi="Arial" w:cs="Arial"/>
          <w:color w:val="000000" w:themeColor="text1"/>
          <w:lang w:val="en-US"/>
        </w:rPr>
        <w:t>)</w:t>
      </w:r>
      <w:r w:rsidR="00CA69E7">
        <w:rPr>
          <w:rFonts w:ascii="Arial" w:hAnsi="Arial" w:cs="Arial"/>
          <w:color w:val="000000" w:themeColor="text1"/>
          <w:lang w:val="en-US"/>
        </w:rPr>
        <w:t>=10.41, p&lt;0.001</w:t>
      </w:r>
      <w:r w:rsidR="00902D53">
        <w:rPr>
          <w:rFonts w:ascii="Arial" w:hAnsi="Arial" w:cs="Arial"/>
          <w:color w:val="000000" w:themeColor="text1"/>
          <w:lang w:val="en-US"/>
        </w:rPr>
        <w:t xml:space="preserve">, </w:t>
      </w:r>
      <w:r w:rsidR="00902D53">
        <w:rPr>
          <w:rFonts w:ascii="Arial" w:hAnsi="Arial" w:cs="Arial"/>
          <w:i/>
          <w:iCs/>
          <w:color w:val="000000" w:themeColor="text1"/>
          <w:lang w:val="en-US"/>
        </w:rPr>
        <w:t>Cohen’s d</w:t>
      </w:r>
      <w:r w:rsidR="00902D53">
        <w:rPr>
          <w:rFonts w:ascii="Arial" w:hAnsi="Arial" w:cs="Arial"/>
          <w:color w:val="000000" w:themeColor="text1"/>
          <w:lang w:val="en-US"/>
        </w:rPr>
        <w:t>=0.88</w:t>
      </w:r>
      <w:r w:rsidR="00CA69E7">
        <w:rPr>
          <w:rFonts w:ascii="Arial" w:hAnsi="Arial" w:cs="Arial"/>
          <w:color w:val="000000" w:themeColor="text1"/>
          <w:lang w:val="en-US"/>
        </w:rPr>
        <w:t>)</w:t>
      </w:r>
      <w:r w:rsidR="006C0DA1" w:rsidRPr="008E11C5">
        <w:rPr>
          <w:rFonts w:ascii="Arial" w:hAnsi="Arial" w:cs="Arial"/>
          <w:color w:val="000000" w:themeColor="text1"/>
          <w:lang w:val="en-US"/>
        </w:rPr>
        <w:t xml:space="preserve">. Furthermore, emotional oddballs </w:t>
      </w:r>
      <w:r w:rsidR="006C0DA1" w:rsidRPr="008E11C5">
        <w:rPr>
          <w:rFonts w:ascii="Arial" w:hAnsi="Arial" w:cs="Arial"/>
          <w:color w:val="000000" w:themeColor="text1"/>
          <w:lang w:val="en-US"/>
        </w:rPr>
        <w:lastRenderedPageBreak/>
        <w:t xml:space="preserve">were significantly better recalled than perceptual oddballs </w:t>
      </w:r>
      <w:r w:rsidR="003116CF">
        <w:rPr>
          <w:rFonts w:ascii="Arial" w:hAnsi="Arial" w:cs="Arial"/>
          <w:color w:val="000000" w:themeColor="text1"/>
          <w:lang w:val="en-US"/>
        </w:rPr>
        <w:t>(</w:t>
      </w:r>
      <w:proofErr w:type="gramStart"/>
      <w:r w:rsidR="00CA69E7">
        <w:rPr>
          <w:rFonts w:ascii="Arial" w:hAnsi="Arial" w:cs="Arial"/>
          <w:color w:val="000000" w:themeColor="text1"/>
          <w:lang w:val="en-US"/>
        </w:rPr>
        <w:t>t(</w:t>
      </w:r>
      <w:proofErr w:type="gramEnd"/>
      <w:r w:rsidR="00CA69E7">
        <w:rPr>
          <w:rFonts w:ascii="Arial" w:hAnsi="Arial" w:cs="Arial"/>
          <w:color w:val="000000" w:themeColor="text1"/>
          <w:lang w:val="en-US"/>
        </w:rPr>
        <w:t xml:space="preserve">69)=3.93, </w:t>
      </w:r>
      <w:r w:rsidR="006C0DA1" w:rsidRPr="008E11C5">
        <w:rPr>
          <w:rFonts w:ascii="Arial" w:hAnsi="Arial" w:cs="Arial"/>
          <w:color w:val="000000" w:themeColor="text1"/>
          <w:lang w:val="en-US"/>
        </w:rPr>
        <w:t>p</w:t>
      </w:r>
      <w:r w:rsidR="00CF0ADF">
        <w:rPr>
          <w:rFonts w:ascii="Arial" w:hAnsi="Arial" w:cs="Arial"/>
          <w:color w:val="000000" w:themeColor="text1"/>
          <w:lang w:val="en-US"/>
        </w:rPr>
        <w:t>&lt;0.001</w:t>
      </w:r>
      <w:r w:rsidR="00902D53">
        <w:rPr>
          <w:rFonts w:ascii="Arial" w:hAnsi="Arial" w:cs="Arial"/>
          <w:color w:val="000000" w:themeColor="text1"/>
          <w:lang w:val="en-US"/>
        </w:rPr>
        <w:t xml:space="preserve">, </w:t>
      </w:r>
      <w:r w:rsidR="00902D53">
        <w:rPr>
          <w:rFonts w:ascii="Arial" w:hAnsi="Arial" w:cs="Arial"/>
          <w:i/>
          <w:iCs/>
          <w:color w:val="000000" w:themeColor="text1"/>
          <w:lang w:val="en-US"/>
        </w:rPr>
        <w:t>Cohen’s d</w:t>
      </w:r>
      <w:r w:rsidR="00902D53">
        <w:rPr>
          <w:rFonts w:ascii="Arial" w:hAnsi="Arial" w:cs="Arial"/>
          <w:color w:val="000000" w:themeColor="text1"/>
          <w:lang w:val="en-US"/>
        </w:rPr>
        <w:t>=0.47</w:t>
      </w:r>
      <w:r w:rsidR="006C0DA1" w:rsidRPr="008E11C5">
        <w:rPr>
          <w:rFonts w:ascii="Arial" w:hAnsi="Arial" w:cs="Arial"/>
          <w:color w:val="000000" w:themeColor="text1"/>
          <w:lang w:val="en-US"/>
        </w:rPr>
        <w:t xml:space="preserve">) </w:t>
      </w:r>
      <w:r w:rsidR="008C2ACB" w:rsidRPr="008E11C5">
        <w:rPr>
          <w:rFonts w:ascii="Arial" w:hAnsi="Arial" w:cs="Arial"/>
          <w:color w:val="000000" w:themeColor="text1"/>
          <w:lang w:val="en-US"/>
        </w:rPr>
        <w:t>(Fig</w:t>
      </w:r>
      <w:r w:rsidR="0028769D" w:rsidRPr="008E11C5">
        <w:rPr>
          <w:rFonts w:ascii="Arial" w:hAnsi="Arial" w:cs="Arial"/>
          <w:color w:val="000000" w:themeColor="text1"/>
          <w:lang w:val="en-US"/>
        </w:rPr>
        <w:t>.</w:t>
      </w:r>
      <w:r w:rsidR="008C2ACB" w:rsidRPr="008E11C5">
        <w:rPr>
          <w:rFonts w:ascii="Arial" w:hAnsi="Arial" w:cs="Arial"/>
          <w:color w:val="000000" w:themeColor="text1"/>
          <w:lang w:val="en-US"/>
        </w:rPr>
        <w:t xml:space="preserve"> </w:t>
      </w:r>
      <w:r w:rsidR="007165A7">
        <w:rPr>
          <w:rFonts w:ascii="Arial" w:hAnsi="Arial" w:cs="Arial"/>
          <w:color w:val="000000" w:themeColor="text1"/>
          <w:lang w:val="en-US"/>
        </w:rPr>
        <w:t>3</w:t>
      </w:r>
      <w:r w:rsidR="008C2ACB" w:rsidRPr="008E11C5">
        <w:rPr>
          <w:rFonts w:ascii="Arial" w:hAnsi="Arial" w:cs="Arial"/>
          <w:color w:val="000000" w:themeColor="text1"/>
          <w:lang w:val="en-US"/>
        </w:rPr>
        <w:t xml:space="preserve">). </w:t>
      </w:r>
    </w:p>
    <w:p w14:paraId="2B172B5A" w14:textId="021A0E6F" w:rsidR="008C2ACB" w:rsidRDefault="008C2ACB" w:rsidP="00CE469F">
      <w:pPr>
        <w:spacing w:line="480" w:lineRule="auto"/>
        <w:jc w:val="both"/>
        <w:rPr>
          <w:rFonts w:ascii="Arial" w:hAnsi="Arial" w:cs="Arial"/>
          <w:color w:val="000000" w:themeColor="text1"/>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3116CF" w14:paraId="18BA8E0F" w14:textId="77777777" w:rsidTr="006137B1">
        <w:tc>
          <w:tcPr>
            <w:tcW w:w="9016" w:type="dxa"/>
          </w:tcPr>
          <w:p w14:paraId="0457007E" w14:textId="510D1E7B" w:rsidR="003116CF" w:rsidRDefault="008152B3" w:rsidP="006137B1">
            <w:pPr>
              <w:spacing w:line="480" w:lineRule="auto"/>
              <w:jc w:val="center"/>
              <w:rPr>
                <w:rFonts w:ascii="Arial" w:hAnsi="Arial" w:cs="Arial"/>
                <w:color w:val="000000" w:themeColor="text1"/>
                <w:lang w:val="en-US"/>
              </w:rPr>
            </w:pPr>
            <w:r>
              <w:rPr>
                <w:rFonts w:ascii="Arial" w:hAnsi="Arial" w:cs="Arial"/>
                <w:noProof/>
                <w:color w:val="000000" w:themeColor="text1"/>
                <w:lang w:val="en-US"/>
              </w:rPr>
              <w:drawing>
                <wp:inline distT="0" distB="0" distL="0" distR="0" wp14:anchorId="7F573EC7" wp14:editId="5B5EB016">
                  <wp:extent cx="5731510" cy="3543935"/>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6"/>
                          <a:stretch>
                            <a:fillRect/>
                          </a:stretch>
                        </pic:blipFill>
                        <pic:spPr>
                          <a:xfrm>
                            <a:off x="0" y="0"/>
                            <a:ext cx="5731510" cy="3543935"/>
                          </a:xfrm>
                          <a:prstGeom prst="rect">
                            <a:avLst/>
                          </a:prstGeom>
                        </pic:spPr>
                      </pic:pic>
                    </a:graphicData>
                  </a:graphic>
                </wp:inline>
              </w:drawing>
            </w:r>
          </w:p>
        </w:tc>
      </w:tr>
      <w:tr w:rsidR="003116CF" w14:paraId="11C78CAC" w14:textId="77777777" w:rsidTr="006137B1">
        <w:tc>
          <w:tcPr>
            <w:tcW w:w="9016" w:type="dxa"/>
          </w:tcPr>
          <w:p w14:paraId="52DA0A3C" w14:textId="2057DE94" w:rsidR="003116CF" w:rsidRDefault="003116CF" w:rsidP="006137B1">
            <w:pPr>
              <w:jc w:val="both"/>
              <w:rPr>
                <w:rFonts w:ascii="Arial" w:hAnsi="Arial" w:cs="Arial"/>
                <w:color w:val="000000" w:themeColor="text1"/>
                <w:lang w:val="en-US"/>
              </w:rPr>
            </w:pPr>
            <w:r w:rsidRPr="00B86CA4">
              <w:rPr>
                <w:rFonts w:ascii="Arial" w:hAnsi="Arial" w:cs="Arial"/>
                <w:b/>
                <w:bCs/>
                <w:color w:val="000000" w:themeColor="text1"/>
                <w:lang w:val="en-US"/>
              </w:rPr>
              <w:t xml:space="preserve">Figure </w:t>
            </w:r>
            <w:r w:rsidR="007165A7">
              <w:rPr>
                <w:rFonts w:ascii="Arial" w:hAnsi="Arial" w:cs="Arial"/>
                <w:b/>
                <w:bCs/>
                <w:color w:val="000000" w:themeColor="text1"/>
                <w:lang w:val="en-US"/>
              </w:rPr>
              <w:t>3</w:t>
            </w:r>
            <w:r w:rsidRPr="00B86CA4">
              <w:rPr>
                <w:rFonts w:ascii="Arial" w:hAnsi="Arial" w:cs="Arial"/>
                <w:b/>
                <w:bCs/>
                <w:color w:val="000000" w:themeColor="text1"/>
                <w:lang w:val="en-US"/>
              </w:rPr>
              <w:t xml:space="preserve">. </w:t>
            </w:r>
            <w:r w:rsidRPr="006137B1">
              <w:rPr>
                <w:rFonts w:ascii="Arial" w:hAnsi="Arial" w:cs="Arial"/>
                <w:color w:val="000000" w:themeColor="text1"/>
                <w:lang w:val="en-US"/>
              </w:rPr>
              <w:t xml:space="preserve">All graphs show mean </w:t>
            </w:r>
            <m:oMath>
              <m:r>
                <w:rPr>
                  <w:rFonts w:ascii="Cambria Math" w:hAnsi="Cambria Math" w:cs="Arial"/>
                  <w:color w:val="000000" w:themeColor="text1"/>
                  <w:lang w:val="en-US"/>
                </w:rPr>
                <m:t>±</m:t>
              </m:r>
            </m:oMath>
            <w:r w:rsidRPr="006137B1">
              <w:rPr>
                <w:rFonts w:ascii="Arial" w:eastAsiaTheme="minorEastAsia" w:hAnsi="Arial" w:cs="Arial"/>
                <w:color w:val="000000" w:themeColor="text1"/>
                <w:lang w:val="en-US"/>
              </w:rPr>
              <w:t xml:space="preserve"> </w:t>
            </w:r>
            <w:r w:rsidR="00D1244A">
              <w:rPr>
                <w:rFonts w:ascii="Arial" w:eastAsiaTheme="minorEastAsia" w:hAnsi="Arial" w:cs="Arial"/>
                <w:color w:val="000000" w:themeColor="text1"/>
                <w:lang w:val="en-US"/>
              </w:rPr>
              <w:t>95% confidence intervals</w:t>
            </w:r>
            <w:r w:rsidRPr="006137B1">
              <w:rPr>
                <w:rFonts w:ascii="Arial" w:eastAsiaTheme="minorEastAsia" w:hAnsi="Arial" w:cs="Arial"/>
                <w:color w:val="000000" w:themeColor="text1"/>
                <w:lang w:val="en-US"/>
              </w:rPr>
              <w:t>.</w:t>
            </w:r>
            <w:r w:rsidRPr="006137B1">
              <w:rPr>
                <w:rFonts w:ascii="Arial" w:eastAsiaTheme="minorEastAsia" w:hAnsi="Arial" w:cs="Arial"/>
                <w:b/>
                <w:bCs/>
                <w:color w:val="000000" w:themeColor="text1"/>
                <w:lang w:val="en-US"/>
              </w:rPr>
              <w:t xml:space="preserve"> </w:t>
            </w:r>
            <w:r w:rsidRPr="006137B1">
              <w:rPr>
                <w:rFonts w:ascii="Arial" w:hAnsi="Arial" w:cs="Arial"/>
                <w:color w:val="000000" w:themeColor="text1"/>
                <w:lang w:val="en-US"/>
              </w:rPr>
              <w:t xml:space="preserve">Graph showing the proportion of normalized recalled words (minus control) items across word positions, oddball (odd), -2 (item presented two serial positions preceding the oddball at encoding), -1 (item presented one serial position preceding the oddball at encoding), +1 (item presented one serial position after the oddball at encoding). </w:t>
            </w:r>
            <w:r w:rsidR="00A746BD" w:rsidRPr="006137B1">
              <w:rPr>
                <w:rFonts w:ascii="Arial" w:hAnsi="Arial" w:cs="Arial"/>
                <w:color w:val="000000" w:themeColor="text1"/>
                <w:lang w:val="en-US"/>
              </w:rPr>
              <w:t>Oddballs were better recalled than its surrounding items</w:t>
            </w:r>
            <w:r w:rsidR="00A746BD">
              <w:rPr>
                <w:rFonts w:ascii="Arial" w:hAnsi="Arial" w:cs="Arial"/>
                <w:color w:val="000000" w:themeColor="text1"/>
                <w:lang w:val="en-US"/>
              </w:rPr>
              <w:t>.</w:t>
            </w:r>
            <w:r w:rsidR="004A548A">
              <w:rPr>
                <w:rFonts w:ascii="Arial" w:hAnsi="Arial" w:cs="Arial"/>
                <w:color w:val="000000" w:themeColor="text1"/>
                <w:lang w:val="en-US"/>
              </w:rPr>
              <w:t xml:space="preserve"> </w:t>
            </w:r>
          </w:p>
        </w:tc>
      </w:tr>
    </w:tbl>
    <w:p w14:paraId="024C8B0F" w14:textId="77777777" w:rsidR="00E004CB" w:rsidRPr="00E004CB" w:rsidRDefault="00E004CB" w:rsidP="00E004CB">
      <w:pPr>
        <w:rPr>
          <w:lang w:val="en-US"/>
        </w:rPr>
      </w:pPr>
    </w:p>
    <w:p w14:paraId="11208025" w14:textId="078A4194" w:rsidR="00B041D8" w:rsidRDefault="00F03EE9" w:rsidP="008B546E">
      <w:pPr>
        <w:pStyle w:val="Heading2"/>
        <w:rPr>
          <w:rFonts w:ascii="Arial" w:hAnsi="Arial" w:cs="Arial"/>
          <w:b/>
          <w:bCs/>
          <w:color w:val="auto"/>
          <w:lang w:val="en-US"/>
        </w:rPr>
      </w:pPr>
      <w:r w:rsidRPr="00A936EE">
        <w:rPr>
          <w:rFonts w:ascii="Arial" w:hAnsi="Arial" w:cs="Arial"/>
          <w:b/>
          <w:bCs/>
          <w:color w:val="auto"/>
          <w:lang w:val="en-US"/>
        </w:rPr>
        <w:t>Recall patterns in an oddball task are modulated by SOA</w:t>
      </w:r>
    </w:p>
    <w:p w14:paraId="5C51C8FE" w14:textId="77777777" w:rsidR="00A936EE" w:rsidRPr="00A936EE" w:rsidRDefault="00A936EE" w:rsidP="00A936EE">
      <w:pPr>
        <w:rPr>
          <w:lang w:val="en-US"/>
        </w:rPr>
      </w:pPr>
    </w:p>
    <w:p w14:paraId="2B320B49" w14:textId="11FF861F" w:rsidR="00613274" w:rsidRPr="00C71696" w:rsidRDefault="00613274" w:rsidP="00C71696">
      <w:pPr>
        <w:spacing w:line="480" w:lineRule="auto"/>
        <w:jc w:val="both"/>
        <w:rPr>
          <w:rFonts w:ascii="Arial" w:hAnsi="Arial" w:cs="Arial"/>
          <w:color w:val="C00000"/>
          <w:lang w:val="en-US"/>
        </w:rPr>
      </w:pPr>
      <w:r>
        <w:rPr>
          <w:rFonts w:ascii="Arial" w:hAnsi="Arial" w:cs="Arial"/>
          <w:color w:val="000000" w:themeColor="text1"/>
          <w:lang w:val="en-US"/>
        </w:rPr>
        <w:t>Previous literature ha</w:t>
      </w:r>
      <w:r w:rsidR="00C71696">
        <w:rPr>
          <w:rFonts w:ascii="Arial" w:hAnsi="Arial" w:cs="Arial"/>
          <w:color w:val="000000" w:themeColor="text1"/>
          <w:lang w:val="en-US"/>
        </w:rPr>
        <w:t>s</w:t>
      </w:r>
      <w:r>
        <w:rPr>
          <w:rFonts w:ascii="Arial" w:hAnsi="Arial" w:cs="Arial"/>
          <w:color w:val="000000" w:themeColor="text1"/>
          <w:lang w:val="en-US"/>
        </w:rPr>
        <w:t xml:space="preserve"> shown conflicting results regarding SOA manipulations and their effect on retrograde and anterograde amnesia</w:t>
      </w:r>
      <w:r w:rsidR="00A936EE">
        <w:rPr>
          <w:rFonts w:ascii="Arial" w:hAnsi="Arial" w:cs="Arial"/>
          <w:color w:val="000000" w:themeColor="text1"/>
          <w:lang w:val="en-US"/>
        </w:rPr>
        <w:t>.</w:t>
      </w:r>
      <w:r>
        <w:rPr>
          <w:rFonts w:ascii="Arial" w:hAnsi="Arial" w:cs="Arial"/>
          <w:color w:val="000000" w:themeColor="text1"/>
          <w:lang w:val="en-US"/>
        </w:rPr>
        <w:t xml:space="preserve"> In the present study we modulated item presentation by </w:t>
      </w:r>
      <w:r w:rsidR="00C71696">
        <w:rPr>
          <w:rFonts w:ascii="Arial" w:hAnsi="Arial" w:cs="Arial"/>
          <w:color w:val="000000" w:themeColor="text1"/>
          <w:lang w:val="en-US"/>
        </w:rPr>
        <w:t>varying</w:t>
      </w:r>
      <w:r>
        <w:rPr>
          <w:rFonts w:ascii="Arial" w:hAnsi="Arial" w:cs="Arial"/>
          <w:color w:val="000000" w:themeColor="text1"/>
          <w:lang w:val="en-US"/>
        </w:rPr>
        <w:t xml:space="preserve"> SOAs to 1, 2, 3, 4 and 6 seconds. </w:t>
      </w:r>
      <w:r w:rsidR="00C71696">
        <w:rPr>
          <w:rFonts w:ascii="Arial" w:hAnsi="Arial" w:cs="Arial"/>
          <w:lang w:val="en-US"/>
        </w:rPr>
        <w:t>T</w:t>
      </w:r>
      <w:r w:rsidR="00C71696" w:rsidRPr="006137B1">
        <w:rPr>
          <w:rFonts w:ascii="Arial" w:hAnsi="Arial" w:cs="Arial"/>
          <w:lang w:val="en-US"/>
        </w:rPr>
        <w:t>he results indicate that longer SOAs show a trend to increased memory compared to shorter ones</w:t>
      </w:r>
      <w:r w:rsidR="00A61111">
        <w:rPr>
          <w:rFonts w:ascii="Arial" w:hAnsi="Arial" w:cs="Arial"/>
          <w:lang w:val="en-US"/>
        </w:rPr>
        <w:t xml:space="preserve"> (Fig. </w:t>
      </w:r>
      <w:r w:rsidR="007165A7">
        <w:rPr>
          <w:rFonts w:ascii="Arial" w:hAnsi="Arial" w:cs="Arial"/>
          <w:lang w:val="en-US"/>
        </w:rPr>
        <w:t>4</w:t>
      </w:r>
      <w:r w:rsidR="00A61111">
        <w:rPr>
          <w:rFonts w:ascii="Arial" w:hAnsi="Arial" w:cs="Arial"/>
          <w:lang w:val="en-US"/>
        </w:rPr>
        <w:t>)</w:t>
      </w:r>
      <w:r w:rsidR="00C71696" w:rsidRPr="006137B1">
        <w:rPr>
          <w:rFonts w:ascii="Arial" w:hAnsi="Arial" w:cs="Arial"/>
          <w:lang w:val="en-US"/>
        </w:rPr>
        <w:t xml:space="preserve">, however, since we found no significant interactions between SOA and oddball type or word position, we did not further investigate the issue with follow-up post-hoc tests. </w:t>
      </w:r>
    </w:p>
    <w:p w14:paraId="42A23E7E" w14:textId="25D4BCD6" w:rsidR="00F73766" w:rsidRPr="00E3792B" w:rsidRDefault="00541B90" w:rsidP="00B041D8">
      <w:pPr>
        <w:spacing w:line="480" w:lineRule="auto"/>
        <w:jc w:val="both"/>
        <w:rPr>
          <w:rFonts w:ascii="Arial" w:hAnsi="Arial" w:cs="Arial"/>
          <w:color w:val="FF0000"/>
          <w:lang w:val="en-US"/>
          <w:rPrChange w:id="153" w:author="Peris Yague, Alba" w:date="2021-05-05T17:11:00Z">
            <w:rPr>
              <w:rFonts w:ascii="Arial" w:hAnsi="Arial" w:cs="Arial"/>
              <w:strike/>
              <w:color w:val="FF0000"/>
              <w:lang w:val="en-US"/>
            </w:rPr>
          </w:rPrChange>
        </w:rPr>
      </w:pPr>
      <w:r>
        <w:rPr>
          <w:rFonts w:ascii="Arial" w:hAnsi="Arial" w:cs="Arial"/>
          <w:color w:val="000000" w:themeColor="text1"/>
          <w:lang w:val="en-US"/>
        </w:rPr>
        <w:lastRenderedPageBreak/>
        <w:tab/>
      </w:r>
      <w:r w:rsidRPr="006137B1">
        <w:rPr>
          <w:rFonts w:ascii="Arial" w:hAnsi="Arial" w:cs="Arial"/>
          <w:lang w:val="en-US"/>
        </w:rPr>
        <w:t xml:space="preserve">We ran a three-way RM ANOVA </w:t>
      </w:r>
      <w:r w:rsidR="00120551" w:rsidRPr="006137B1">
        <w:rPr>
          <w:rFonts w:ascii="Arial" w:hAnsi="Arial" w:cs="Arial"/>
          <w:lang w:val="en-US"/>
        </w:rPr>
        <w:t>(</w:t>
      </w:r>
      <w:r w:rsidRPr="006137B1">
        <w:rPr>
          <w:rFonts w:ascii="Arial" w:hAnsi="Arial" w:cs="Arial"/>
          <w:lang w:val="en-US"/>
        </w:rPr>
        <w:t>oddball type</w:t>
      </w:r>
      <w:r w:rsidR="00C71696">
        <w:rPr>
          <w:rFonts w:ascii="Arial" w:hAnsi="Arial" w:cs="Arial"/>
          <w:lang w:val="en-US"/>
        </w:rPr>
        <w:t xml:space="preserve"> [emotional, perceptual]</w:t>
      </w:r>
      <w:r w:rsidR="00120551" w:rsidRPr="006137B1">
        <w:rPr>
          <w:rFonts w:ascii="Arial" w:hAnsi="Arial" w:cs="Arial"/>
          <w:lang w:val="en-US"/>
        </w:rPr>
        <w:t xml:space="preserve"> x</w:t>
      </w:r>
      <w:r w:rsidRPr="006137B1">
        <w:rPr>
          <w:rFonts w:ascii="Arial" w:hAnsi="Arial" w:cs="Arial"/>
          <w:lang w:val="en-US"/>
        </w:rPr>
        <w:t xml:space="preserve"> SOA</w:t>
      </w:r>
      <w:r w:rsidR="00C71696">
        <w:rPr>
          <w:rFonts w:ascii="Arial" w:hAnsi="Arial" w:cs="Arial"/>
          <w:lang w:val="en-US"/>
        </w:rPr>
        <w:t xml:space="preserve"> [1, 2, 3, 4, 6]</w:t>
      </w:r>
      <w:r w:rsidRPr="006137B1">
        <w:rPr>
          <w:rFonts w:ascii="Arial" w:hAnsi="Arial" w:cs="Arial"/>
          <w:lang w:val="en-US"/>
        </w:rPr>
        <w:t xml:space="preserve"> </w:t>
      </w:r>
      <w:r w:rsidR="00120551" w:rsidRPr="006137B1">
        <w:rPr>
          <w:rFonts w:ascii="Arial" w:hAnsi="Arial" w:cs="Arial"/>
          <w:lang w:val="en-US"/>
        </w:rPr>
        <w:t>x</w:t>
      </w:r>
      <w:r w:rsidRPr="006137B1">
        <w:rPr>
          <w:rFonts w:ascii="Arial" w:hAnsi="Arial" w:cs="Arial"/>
          <w:lang w:val="en-US"/>
        </w:rPr>
        <w:t xml:space="preserve"> word position</w:t>
      </w:r>
      <w:r w:rsidR="00C71696">
        <w:rPr>
          <w:rFonts w:ascii="Arial" w:hAnsi="Arial" w:cs="Arial"/>
          <w:lang w:val="en-US"/>
        </w:rPr>
        <w:t xml:space="preserve"> [odd-2, odd-1, odd, odd+1]</w:t>
      </w:r>
      <w:r w:rsidR="00120551" w:rsidRPr="006137B1">
        <w:rPr>
          <w:rFonts w:ascii="Arial" w:hAnsi="Arial" w:cs="Arial"/>
          <w:lang w:val="en-US"/>
        </w:rPr>
        <w:t>)</w:t>
      </w:r>
      <w:r w:rsidRPr="006137B1">
        <w:rPr>
          <w:rFonts w:ascii="Arial" w:hAnsi="Arial" w:cs="Arial"/>
          <w:lang w:val="en-US"/>
        </w:rPr>
        <w:t xml:space="preserve">. </w:t>
      </w:r>
      <w:r w:rsidR="00D459DE">
        <w:rPr>
          <w:rFonts w:ascii="Arial" w:hAnsi="Arial" w:cs="Arial"/>
          <w:lang w:val="en-US"/>
        </w:rPr>
        <w:t>T</w:t>
      </w:r>
      <w:r w:rsidR="00D459DE" w:rsidRPr="006137B1">
        <w:rPr>
          <w:rFonts w:ascii="Arial" w:hAnsi="Arial" w:cs="Arial"/>
          <w:lang w:val="en-US"/>
        </w:rPr>
        <w:t>here were no significant interactions between oddball type</w:t>
      </w:r>
      <w:r w:rsidR="00D459DE">
        <w:rPr>
          <w:rFonts w:ascii="Arial" w:hAnsi="Arial" w:cs="Arial"/>
          <w:lang w:val="en-US"/>
        </w:rPr>
        <w:t xml:space="preserve"> x </w:t>
      </w:r>
      <w:r w:rsidR="00D459DE" w:rsidRPr="006137B1">
        <w:rPr>
          <w:rFonts w:ascii="Arial" w:hAnsi="Arial" w:cs="Arial"/>
          <w:lang w:val="en-US"/>
        </w:rPr>
        <w:t>SOA (</w:t>
      </w:r>
      <w:proofErr w:type="gramStart"/>
      <w:r w:rsidR="00D459DE" w:rsidRPr="006137B1">
        <w:rPr>
          <w:rFonts w:ascii="Arial" w:hAnsi="Arial" w:cs="Arial"/>
          <w:lang w:val="en-US"/>
        </w:rPr>
        <w:t>F(</w:t>
      </w:r>
      <w:proofErr w:type="gramEnd"/>
      <w:r w:rsidR="00D459DE" w:rsidRPr="006137B1">
        <w:rPr>
          <w:rFonts w:ascii="Arial" w:hAnsi="Arial" w:cs="Arial"/>
          <w:lang w:val="en-US"/>
        </w:rPr>
        <w:t>4,276)=1.</w:t>
      </w:r>
      <w:r w:rsidR="00D459DE">
        <w:rPr>
          <w:rFonts w:ascii="Arial" w:hAnsi="Arial" w:cs="Arial"/>
          <w:lang w:val="en-US"/>
        </w:rPr>
        <w:t>50</w:t>
      </w:r>
      <w:r w:rsidR="00D459DE" w:rsidRPr="006137B1">
        <w:rPr>
          <w:rFonts w:ascii="Arial" w:hAnsi="Arial" w:cs="Arial"/>
          <w:lang w:val="en-US"/>
        </w:rPr>
        <w:t>, p=0.2</w:t>
      </w:r>
      <w:r w:rsidR="00D459DE">
        <w:rPr>
          <w:rFonts w:ascii="Arial" w:hAnsi="Arial" w:cs="Arial"/>
          <w:lang w:val="en-US"/>
        </w:rPr>
        <w:t>0</w:t>
      </w:r>
      <w:r w:rsidR="00D459DE" w:rsidRPr="006137B1">
        <w:rPr>
          <w:rFonts w:ascii="Arial" w:hAnsi="Arial" w:cs="Arial"/>
          <w:lang w:val="en-US"/>
        </w:rPr>
        <w:t>), SOA</w:t>
      </w:r>
      <w:r w:rsidR="00D459DE">
        <w:rPr>
          <w:rFonts w:ascii="Arial" w:hAnsi="Arial" w:cs="Arial"/>
          <w:lang w:val="en-US"/>
        </w:rPr>
        <w:t xml:space="preserve"> x </w:t>
      </w:r>
      <w:r w:rsidR="00D459DE" w:rsidRPr="006137B1">
        <w:rPr>
          <w:rFonts w:ascii="Arial" w:hAnsi="Arial" w:cs="Arial"/>
          <w:lang w:val="en-US"/>
        </w:rPr>
        <w:t>word position (F(12,828)=1.</w:t>
      </w:r>
      <w:r w:rsidR="00D459DE">
        <w:rPr>
          <w:rFonts w:ascii="Arial" w:hAnsi="Arial" w:cs="Arial"/>
          <w:lang w:val="en-US"/>
        </w:rPr>
        <w:t>21</w:t>
      </w:r>
      <w:r w:rsidR="00D459DE" w:rsidRPr="006137B1">
        <w:rPr>
          <w:rFonts w:ascii="Arial" w:hAnsi="Arial" w:cs="Arial"/>
          <w:lang w:val="en-US"/>
        </w:rPr>
        <w:t>, p=0.2</w:t>
      </w:r>
      <w:r w:rsidR="00D459DE">
        <w:rPr>
          <w:rFonts w:ascii="Arial" w:hAnsi="Arial" w:cs="Arial"/>
          <w:lang w:val="en-US"/>
        </w:rPr>
        <w:t>7</w:t>
      </w:r>
      <w:r w:rsidR="00D459DE" w:rsidRPr="006137B1">
        <w:rPr>
          <w:rFonts w:ascii="Arial" w:hAnsi="Arial" w:cs="Arial"/>
          <w:lang w:val="en-US"/>
        </w:rPr>
        <w:t>) nor a significant three-way interaction between oddball type</w:t>
      </w:r>
      <w:r w:rsidR="00D459DE">
        <w:rPr>
          <w:rFonts w:ascii="Arial" w:hAnsi="Arial" w:cs="Arial"/>
          <w:lang w:val="en-US"/>
        </w:rPr>
        <w:t xml:space="preserve"> x </w:t>
      </w:r>
      <w:r w:rsidR="00D459DE" w:rsidRPr="006137B1">
        <w:rPr>
          <w:rFonts w:ascii="Arial" w:hAnsi="Arial" w:cs="Arial"/>
          <w:lang w:val="en-US"/>
        </w:rPr>
        <w:t>SOA</w:t>
      </w:r>
      <w:r w:rsidR="00D459DE">
        <w:rPr>
          <w:rFonts w:ascii="Arial" w:hAnsi="Arial" w:cs="Arial"/>
          <w:lang w:val="en-US"/>
        </w:rPr>
        <w:t xml:space="preserve"> x </w:t>
      </w:r>
      <w:r w:rsidR="00D459DE" w:rsidRPr="006137B1">
        <w:rPr>
          <w:rFonts w:ascii="Arial" w:hAnsi="Arial" w:cs="Arial"/>
          <w:lang w:val="en-US"/>
        </w:rPr>
        <w:t>word position (F(12,828)=</w:t>
      </w:r>
      <w:r w:rsidR="00D459DE">
        <w:rPr>
          <w:rFonts w:ascii="Arial" w:hAnsi="Arial" w:cs="Arial"/>
          <w:lang w:val="en-US"/>
        </w:rPr>
        <w:t>1.14</w:t>
      </w:r>
      <w:r w:rsidR="00D459DE" w:rsidRPr="006137B1">
        <w:rPr>
          <w:rFonts w:ascii="Arial" w:hAnsi="Arial" w:cs="Arial"/>
          <w:lang w:val="en-US"/>
        </w:rPr>
        <w:t>, p=0.</w:t>
      </w:r>
      <w:r w:rsidR="00D459DE">
        <w:rPr>
          <w:rFonts w:ascii="Arial" w:hAnsi="Arial" w:cs="Arial"/>
          <w:lang w:val="en-US"/>
        </w:rPr>
        <w:t>33</w:t>
      </w:r>
      <w:r w:rsidR="00D459DE" w:rsidRPr="006137B1">
        <w:rPr>
          <w:rFonts w:ascii="Arial" w:hAnsi="Arial" w:cs="Arial"/>
          <w:lang w:val="en-US"/>
        </w:rPr>
        <w:t>).</w:t>
      </w:r>
      <w:r w:rsidR="00D459DE">
        <w:rPr>
          <w:rFonts w:ascii="Arial" w:hAnsi="Arial" w:cs="Arial"/>
          <w:lang w:val="en-US"/>
        </w:rPr>
        <w:t xml:space="preserve"> </w:t>
      </w:r>
      <w:r w:rsidRPr="006137B1">
        <w:rPr>
          <w:rFonts w:ascii="Arial" w:hAnsi="Arial" w:cs="Arial"/>
          <w:lang w:val="en-US"/>
        </w:rPr>
        <w:t xml:space="preserve">There was a </w:t>
      </w:r>
      <w:r w:rsidR="00133902" w:rsidRPr="0051698E">
        <w:rPr>
          <w:rFonts w:ascii="Arial" w:hAnsi="Arial" w:cs="Arial"/>
          <w:lang w:val="en-US"/>
        </w:rPr>
        <w:t xml:space="preserve">trend towards a </w:t>
      </w:r>
      <w:r w:rsidRPr="006137B1">
        <w:rPr>
          <w:rFonts w:ascii="Arial" w:hAnsi="Arial" w:cs="Arial"/>
          <w:lang w:val="en-US"/>
        </w:rPr>
        <w:t>significant main effect of oddball type (</w:t>
      </w:r>
      <w:proofErr w:type="gramStart"/>
      <w:r w:rsidRPr="006137B1">
        <w:rPr>
          <w:rFonts w:ascii="Arial" w:hAnsi="Arial" w:cs="Arial"/>
          <w:lang w:val="en-US"/>
        </w:rPr>
        <w:t>F(</w:t>
      </w:r>
      <w:proofErr w:type="gramEnd"/>
      <w:r w:rsidRPr="006137B1">
        <w:rPr>
          <w:rFonts w:ascii="Arial" w:hAnsi="Arial" w:cs="Arial"/>
          <w:lang w:val="en-US"/>
        </w:rPr>
        <w:t>1,69)=</w:t>
      </w:r>
      <w:r w:rsidR="00133902" w:rsidRPr="0051698E">
        <w:rPr>
          <w:rFonts w:ascii="Arial" w:hAnsi="Arial" w:cs="Arial"/>
          <w:lang w:val="en-US"/>
        </w:rPr>
        <w:t>3.33</w:t>
      </w:r>
      <w:r w:rsidRPr="006137B1">
        <w:rPr>
          <w:rFonts w:ascii="Arial" w:hAnsi="Arial" w:cs="Arial"/>
          <w:lang w:val="en-US"/>
        </w:rPr>
        <w:t>, p=0.0</w:t>
      </w:r>
      <w:r w:rsidR="00133902" w:rsidRPr="0051698E">
        <w:rPr>
          <w:rFonts w:ascii="Arial" w:hAnsi="Arial" w:cs="Arial"/>
          <w:lang w:val="en-US"/>
        </w:rPr>
        <w:t>7</w:t>
      </w:r>
      <w:r w:rsidRPr="006137B1">
        <w:rPr>
          <w:rFonts w:ascii="Arial" w:hAnsi="Arial" w:cs="Arial"/>
          <w:lang w:val="en-US"/>
        </w:rPr>
        <w:t>), indicating</w:t>
      </w:r>
      <w:r w:rsidR="00133902" w:rsidRPr="006137B1">
        <w:rPr>
          <w:rFonts w:ascii="Arial" w:hAnsi="Arial" w:cs="Arial"/>
          <w:lang w:val="en-US"/>
        </w:rPr>
        <w:t xml:space="preserve">, at a trend level, </w:t>
      </w:r>
      <w:r w:rsidRPr="006137B1">
        <w:rPr>
          <w:rFonts w:ascii="Arial" w:hAnsi="Arial" w:cs="Arial"/>
          <w:lang w:val="en-US"/>
        </w:rPr>
        <w:t xml:space="preserve"> that overall emotional lists were better remembered than perceptual ones. There was a significant main effect of SOA (</w:t>
      </w:r>
      <w:proofErr w:type="gramStart"/>
      <w:r w:rsidRPr="006137B1">
        <w:rPr>
          <w:rFonts w:ascii="Arial" w:hAnsi="Arial" w:cs="Arial"/>
          <w:lang w:val="en-US"/>
        </w:rPr>
        <w:t>F(</w:t>
      </w:r>
      <w:proofErr w:type="gramEnd"/>
      <w:r w:rsidRPr="006137B1">
        <w:rPr>
          <w:rFonts w:ascii="Arial" w:hAnsi="Arial" w:cs="Arial"/>
          <w:lang w:val="en-US"/>
        </w:rPr>
        <w:t>4, 276)=3.</w:t>
      </w:r>
      <w:r w:rsidR="00133902" w:rsidRPr="0051698E">
        <w:rPr>
          <w:rFonts w:ascii="Arial" w:hAnsi="Arial" w:cs="Arial"/>
          <w:lang w:val="en-US"/>
        </w:rPr>
        <w:t>87</w:t>
      </w:r>
      <w:r w:rsidRPr="006137B1">
        <w:rPr>
          <w:rFonts w:ascii="Arial" w:hAnsi="Arial" w:cs="Arial"/>
          <w:lang w:val="en-US"/>
        </w:rPr>
        <w:t>, p=0.0</w:t>
      </w:r>
      <w:r w:rsidR="00133902" w:rsidRPr="0051698E">
        <w:rPr>
          <w:rFonts w:ascii="Arial" w:hAnsi="Arial" w:cs="Arial"/>
          <w:lang w:val="en-US"/>
        </w:rPr>
        <w:t>04</w:t>
      </w:r>
      <w:r w:rsidRPr="006137B1">
        <w:rPr>
          <w:rFonts w:ascii="Arial" w:hAnsi="Arial" w:cs="Arial"/>
          <w:lang w:val="en-US"/>
        </w:rPr>
        <w:t xml:space="preserve">) which showed, </w:t>
      </w:r>
      <w:r w:rsidRPr="003550EB">
        <w:rPr>
          <w:rFonts w:ascii="Arial" w:hAnsi="Arial" w:cs="Arial"/>
          <w:lang w:val="en-US"/>
        </w:rPr>
        <w:t>that at SOA 1</w:t>
      </w:r>
      <w:r w:rsidR="00EB03DA" w:rsidRPr="003550EB">
        <w:rPr>
          <w:rFonts w:ascii="Arial" w:hAnsi="Arial" w:cs="Arial"/>
          <w:lang w:val="en-US"/>
        </w:rPr>
        <w:t xml:space="preserve"> </w:t>
      </w:r>
      <w:r w:rsidRPr="003550EB">
        <w:rPr>
          <w:rFonts w:ascii="Arial" w:hAnsi="Arial" w:cs="Arial"/>
          <w:lang w:val="en-US"/>
        </w:rPr>
        <w:t xml:space="preserve">all words were less well </w:t>
      </w:r>
      <w:r w:rsidR="00133902" w:rsidRPr="003550EB">
        <w:rPr>
          <w:rFonts w:ascii="Arial" w:hAnsi="Arial" w:cs="Arial"/>
          <w:lang w:val="en-US"/>
        </w:rPr>
        <w:t>remembered than at</w:t>
      </w:r>
      <w:r w:rsidRPr="003550EB">
        <w:rPr>
          <w:rFonts w:ascii="Arial" w:hAnsi="Arial" w:cs="Arial"/>
          <w:lang w:val="en-US"/>
        </w:rPr>
        <w:t xml:space="preserve"> SOA</w:t>
      </w:r>
      <w:r w:rsidR="0085733D" w:rsidRPr="003550EB">
        <w:rPr>
          <w:rFonts w:ascii="Arial" w:hAnsi="Arial" w:cs="Arial"/>
          <w:lang w:val="en-US"/>
        </w:rPr>
        <w:t>s 2, 3 and 6 (</w:t>
      </w:r>
      <w:r w:rsidR="005659D5" w:rsidRPr="003550EB">
        <w:rPr>
          <w:rFonts w:ascii="Arial" w:hAnsi="Arial" w:cs="Arial"/>
          <w:lang w:val="en-US"/>
        </w:rPr>
        <w:t xml:space="preserve">vs. 2 t(559)=-3.78, </w:t>
      </w:r>
      <w:r w:rsidR="0085733D" w:rsidRPr="003550EB">
        <w:rPr>
          <w:rFonts w:ascii="Arial" w:hAnsi="Arial" w:cs="Arial"/>
          <w:lang w:val="en-US"/>
        </w:rPr>
        <w:t>p&lt;0.001</w:t>
      </w:r>
      <w:r w:rsidR="00902D53" w:rsidRPr="003550EB">
        <w:rPr>
          <w:rFonts w:ascii="Arial" w:hAnsi="Arial" w:cs="Arial"/>
          <w:lang w:val="en-US"/>
        </w:rPr>
        <w:t xml:space="preserve">, </w:t>
      </w:r>
      <w:r w:rsidR="00902D53" w:rsidRPr="003550EB">
        <w:rPr>
          <w:rFonts w:ascii="Arial" w:hAnsi="Arial" w:cs="Arial"/>
          <w:i/>
          <w:iCs/>
          <w:color w:val="000000" w:themeColor="text1"/>
          <w:lang w:val="en-US"/>
        </w:rPr>
        <w:t>Cohen’s d</w:t>
      </w:r>
      <w:r w:rsidR="00902D53" w:rsidRPr="003550EB">
        <w:rPr>
          <w:rFonts w:ascii="Arial" w:hAnsi="Arial" w:cs="Arial"/>
          <w:color w:val="000000" w:themeColor="text1"/>
          <w:lang w:val="en-US"/>
        </w:rPr>
        <w:t>=-0.16</w:t>
      </w:r>
      <w:r w:rsidR="005659D5" w:rsidRPr="003550EB">
        <w:rPr>
          <w:rFonts w:ascii="Arial" w:hAnsi="Arial" w:cs="Arial"/>
          <w:lang w:val="en-US"/>
        </w:rPr>
        <w:t>; vs. 3 t(559)=-3.76, p&lt;0.001</w:t>
      </w:r>
      <w:r w:rsidR="00902D53" w:rsidRPr="003550EB">
        <w:rPr>
          <w:rFonts w:ascii="Arial" w:hAnsi="Arial" w:cs="Arial"/>
          <w:lang w:val="en-US"/>
        </w:rPr>
        <w:t xml:space="preserve">, </w:t>
      </w:r>
      <w:r w:rsidR="00902D53" w:rsidRPr="003550EB">
        <w:rPr>
          <w:rFonts w:ascii="Arial" w:hAnsi="Arial" w:cs="Arial"/>
          <w:i/>
          <w:iCs/>
          <w:color w:val="000000" w:themeColor="text1"/>
          <w:lang w:val="en-US"/>
        </w:rPr>
        <w:t>Cohen’s d</w:t>
      </w:r>
      <w:r w:rsidR="00902D53" w:rsidRPr="003550EB">
        <w:rPr>
          <w:rFonts w:ascii="Arial" w:hAnsi="Arial" w:cs="Arial"/>
          <w:color w:val="000000" w:themeColor="text1"/>
          <w:lang w:val="en-US"/>
        </w:rPr>
        <w:t>=-0.16</w:t>
      </w:r>
      <w:r w:rsidR="005659D5" w:rsidRPr="003550EB">
        <w:rPr>
          <w:rFonts w:ascii="Arial" w:hAnsi="Arial" w:cs="Arial"/>
          <w:lang w:val="en-US"/>
        </w:rPr>
        <w:t>; vs. 6 t(559)=-5.11, p&lt;0.001</w:t>
      </w:r>
      <w:r w:rsidR="00902D53" w:rsidRPr="003550EB">
        <w:rPr>
          <w:rFonts w:ascii="Arial" w:hAnsi="Arial" w:cs="Arial"/>
          <w:lang w:val="en-US"/>
        </w:rPr>
        <w:t xml:space="preserve">, </w:t>
      </w:r>
      <w:r w:rsidR="00902D53" w:rsidRPr="003550EB">
        <w:rPr>
          <w:rFonts w:ascii="Arial" w:hAnsi="Arial" w:cs="Arial"/>
          <w:i/>
          <w:iCs/>
          <w:color w:val="000000" w:themeColor="text1"/>
          <w:lang w:val="en-US"/>
        </w:rPr>
        <w:t>Cohen’s d</w:t>
      </w:r>
      <w:r w:rsidR="00902D53" w:rsidRPr="003550EB">
        <w:rPr>
          <w:rFonts w:ascii="Arial" w:hAnsi="Arial" w:cs="Arial"/>
          <w:color w:val="000000" w:themeColor="text1"/>
          <w:lang w:val="en-US"/>
        </w:rPr>
        <w:t>=-0.22</w:t>
      </w:r>
      <w:r w:rsidR="0085733D" w:rsidRPr="00563E6F">
        <w:rPr>
          <w:rFonts w:ascii="Arial" w:hAnsi="Arial" w:cs="Arial"/>
          <w:lang w:val="en-US"/>
        </w:rPr>
        <w:t>). Furthermore, words show</w:t>
      </w:r>
      <w:r w:rsidR="00C71696" w:rsidRPr="00563E6F">
        <w:rPr>
          <w:rFonts w:ascii="Arial" w:hAnsi="Arial" w:cs="Arial"/>
          <w:lang w:val="en-US"/>
        </w:rPr>
        <w:t>n</w:t>
      </w:r>
      <w:r w:rsidR="0085733D" w:rsidRPr="00563E6F">
        <w:rPr>
          <w:rFonts w:ascii="Arial" w:hAnsi="Arial" w:cs="Arial"/>
          <w:lang w:val="en-US"/>
        </w:rPr>
        <w:t xml:space="preserve"> at SOA 4 were less well remembered than at SOAs 2 (</w:t>
      </w:r>
      <w:proofErr w:type="gramStart"/>
      <w:r w:rsidR="005659D5" w:rsidRPr="00563E6F">
        <w:rPr>
          <w:rFonts w:ascii="Arial" w:hAnsi="Arial" w:cs="Arial"/>
          <w:lang w:val="en-US"/>
        </w:rPr>
        <w:t>t(</w:t>
      </w:r>
      <w:proofErr w:type="gramEnd"/>
      <w:r w:rsidR="005659D5" w:rsidRPr="00563E6F">
        <w:rPr>
          <w:rFonts w:ascii="Arial" w:hAnsi="Arial" w:cs="Arial"/>
          <w:lang w:val="en-US"/>
        </w:rPr>
        <w:t>559)=2.90</w:t>
      </w:r>
      <w:r w:rsidR="005659D5" w:rsidRPr="0085244A">
        <w:rPr>
          <w:rFonts w:ascii="Arial" w:hAnsi="Arial" w:cs="Arial"/>
          <w:lang w:val="en-US"/>
        </w:rPr>
        <w:t xml:space="preserve">, </w:t>
      </w:r>
      <w:r w:rsidR="0085733D" w:rsidRPr="0085244A">
        <w:rPr>
          <w:rFonts w:ascii="Arial" w:hAnsi="Arial" w:cs="Arial"/>
          <w:lang w:val="en-US"/>
        </w:rPr>
        <w:t>p</w:t>
      </w:r>
      <w:r w:rsidR="0085244A" w:rsidRPr="0085244A">
        <w:rPr>
          <w:rFonts w:ascii="Arial" w:hAnsi="Arial" w:cs="Arial"/>
          <w:lang w:val="en-US"/>
        </w:rPr>
        <w:t>=</w:t>
      </w:r>
      <w:r w:rsidR="0085733D" w:rsidRPr="0085244A">
        <w:rPr>
          <w:rFonts w:ascii="Arial" w:hAnsi="Arial" w:cs="Arial"/>
          <w:lang w:val="en-US"/>
        </w:rPr>
        <w:t>0.0</w:t>
      </w:r>
      <w:r w:rsidR="0085244A" w:rsidRPr="0085244A">
        <w:rPr>
          <w:rFonts w:ascii="Arial" w:hAnsi="Arial" w:cs="Arial"/>
          <w:lang w:val="en-US"/>
        </w:rPr>
        <w:t>08</w:t>
      </w:r>
      <w:r w:rsidR="005140C8" w:rsidRPr="0085244A">
        <w:rPr>
          <w:rFonts w:ascii="Arial" w:hAnsi="Arial" w:cs="Arial"/>
          <w:lang w:val="en-US"/>
        </w:rPr>
        <w:t>,</w:t>
      </w:r>
      <w:r w:rsidR="005140C8" w:rsidRPr="00563E6F">
        <w:rPr>
          <w:rFonts w:ascii="Arial" w:hAnsi="Arial" w:cs="Arial"/>
          <w:lang w:val="en-US"/>
        </w:rPr>
        <w:t xml:space="preserve"> </w:t>
      </w:r>
      <w:r w:rsidR="005140C8" w:rsidRPr="00563E6F">
        <w:rPr>
          <w:rFonts w:ascii="Arial" w:hAnsi="Arial" w:cs="Arial"/>
          <w:i/>
          <w:iCs/>
          <w:color w:val="000000" w:themeColor="text1"/>
          <w:lang w:val="en-US"/>
        </w:rPr>
        <w:t>Cohen’s d</w:t>
      </w:r>
      <w:r w:rsidR="005140C8" w:rsidRPr="00563E6F">
        <w:rPr>
          <w:rFonts w:ascii="Arial" w:hAnsi="Arial" w:cs="Arial"/>
          <w:color w:val="000000" w:themeColor="text1"/>
          <w:lang w:val="en-US"/>
        </w:rPr>
        <w:t>=0.122</w:t>
      </w:r>
      <w:r w:rsidR="0085733D" w:rsidRPr="00563E6F">
        <w:rPr>
          <w:rFonts w:ascii="Arial" w:hAnsi="Arial" w:cs="Arial"/>
          <w:lang w:val="en-US"/>
        </w:rPr>
        <w:t>), 3 (</w:t>
      </w:r>
      <w:r w:rsidR="005659D5" w:rsidRPr="00563E6F">
        <w:rPr>
          <w:rFonts w:ascii="Arial" w:hAnsi="Arial" w:cs="Arial"/>
          <w:lang w:val="en-US"/>
        </w:rPr>
        <w:t xml:space="preserve">t(559)=2.81, </w:t>
      </w:r>
      <w:r w:rsidR="0085733D" w:rsidRPr="0085244A">
        <w:rPr>
          <w:rFonts w:ascii="Arial" w:hAnsi="Arial" w:cs="Arial"/>
          <w:lang w:val="en-US"/>
        </w:rPr>
        <w:t>p</w:t>
      </w:r>
      <w:r w:rsidR="0085244A" w:rsidRPr="0085244A">
        <w:rPr>
          <w:rFonts w:ascii="Arial" w:hAnsi="Arial" w:cs="Arial"/>
          <w:lang w:val="en-US"/>
        </w:rPr>
        <w:t>=</w:t>
      </w:r>
      <w:r w:rsidR="0085733D" w:rsidRPr="0085244A">
        <w:rPr>
          <w:rFonts w:ascii="Arial" w:hAnsi="Arial" w:cs="Arial"/>
          <w:lang w:val="en-US"/>
        </w:rPr>
        <w:t>0.0</w:t>
      </w:r>
      <w:r w:rsidR="0085244A" w:rsidRPr="0085244A">
        <w:rPr>
          <w:rFonts w:ascii="Arial" w:hAnsi="Arial" w:cs="Arial"/>
          <w:lang w:val="en-US"/>
        </w:rPr>
        <w:t>09</w:t>
      </w:r>
      <w:r w:rsidR="005140C8" w:rsidRPr="0085244A">
        <w:rPr>
          <w:rFonts w:ascii="Arial" w:hAnsi="Arial" w:cs="Arial"/>
          <w:lang w:val="en-US"/>
        </w:rPr>
        <w:t>,</w:t>
      </w:r>
      <w:r w:rsidR="005140C8" w:rsidRPr="00563E6F">
        <w:rPr>
          <w:rFonts w:ascii="Arial" w:hAnsi="Arial" w:cs="Arial"/>
          <w:lang w:val="en-US"/>
        </w:rPr>
        <w:t xml:space="preserve"> </w:t>
      </w:r>
      <w:r w:rsidR="005140C8" w:rsidRPr="00563E6F">
        <w:rPr>
          <w:rFonts w:ascii="Arial" w:hAnsi="Arial" w:cs="Arial"/>
          <w:i/>
          <w:iCs/>
          <w:color w:val="000000" w:themeColor="text1"/>
          <w:lang w:val="en-US"/>
        </w:rPr>
        <w:t>Cohen’s d</w:t>
      </w:r>
      <w:r w:rsidR="005140C8" w:rsidRPr="00563E6F">
        <w:rPr>
          <w:rFonts w:ascii="Arial" w:hAnsi="Arial" w:cs="Arial"/>
          <w:color w:val="000000" w:themeColor="text1"/>
          <w:lang w:val="en-US"/>
        </w:rPr>
        <w:t>=</w:t>
      </w:r>
      <w:r w:rsidR="002A1040" w:rsidRPr="00563E6F">
        <w:rPr>
          <w:rFonts w:ascii="Arial" w:hAnsi="Arial" w:cs="Arial"/>
          <w:color w:val="000000" w:themeColor="text1"/>
          <w:lang w:val="en-US"/>
        </w:rPr>
        <w:t>0.12</w:t>
      </w:r>
      <w:r w:rsidR="0085733D" w:rsidRPr="00563E6F">
        <w:rPr>
          <w:rFonts w:ascii="Arial" w:hAnsi="Arial" w:cs="Arial"/>
          <w:lang w:val="en-US"/>
        </w:rPr>
        <w:t>) and 6 (</w:t>
      </w:r>
      <w:r w:rsidR="005659D5" w:rsidRPr="00563E6F">
        <w:rPr>
          <w:rFonts w:ascii="Arial" w:hAnsi="Arial" w:cs="Arial"/>
          <w:lang w:val="en-US"/>
        </w:rPr>
        <w:t xml:space="preserve">t(559)=-4.03, </w:t>
      </w:r>
      <w:r w:rsidR="0085733D" w:rsidRPr="00563E6F">
        <w:rPr>
          <w:rFonts w:ascii="Arial" w:hAnsi="Arial" w:cs="Arial"/>
          <w:lang w:val="en-US"/>
        </w:rPr>
        <w:t>p&lt;0.001</w:t>
      </w:r>
      <w:r w:rsidR="002A1040" w:rsidRPr="00563E6F">
        <w:rPr>
          <w:rFonts w:ascii="Arial" w:hAnsi="Arial" w:cs="Arial"/>
          <w:lang w:val="en-US"/>
        </w:rPr>
        <w:t xml:space="preserve">, </w:t>
      </w:r>
      <w:r w:rsidR="002A1040" w:rsidRPr="00563E6F">
        <w:rPr>
          <w:rFonts w:ascii="Arial" w:hAnsi="Arial" w:cs="Arial"/>
          <w:i/>
          <w:iCs/>
          <w:color w:val="000000" w:themeColor="text1"/>
          <w:lang w:val="en-US"/>
        </w:rPr>
        <w:t>Cohen’s d</w:t>
      </w:r>
      <w:r w:rsidR="002A1040" w:rsidRPr="00563E6F">
        <w:rPr>
          <w:rFonts w:ascii="Arial" w:hAnsi="Arial" w:cs="Arial"/>
          <w:color w:val="000000" w:themeColor="text1"/>
          <w:lang w:val="en-US"/>
        </w:rPr>
        <w:t>=-0.17</w:t>
      </w:r>
      <w:r w:rsidR="0085733D" w:rsidRPr="00563E6F">
        <w:rPr>
          <w:rFonts w:ascii="Arial" w:hAnsi="Arial" w:cs="Arial"/>
          <w:lang w:val="en-US"/>
        </w:rPr>
        <w:t>).</w:t>
      </w:r>
      <w:r w:rsidR="0085733D" w:rsidRPr="00563E6F">
        <w:rPr>
          <w:rFonts w:ascii="Arial" w:hAnsi="Arial" w:cs="Arial"/>
          <w:b/>
          <w:bCs/>
          <w:lang w:val="en-US"/>
        </w:rPr>
        <w:t xml:space="preserve"> </w:t>
      </w:r>
      <w:r w:rsidR="00960263">
        <w:rPr>
          <w:rFonts w:ascii="Arial" w:hAnsi="Arial" w:cs="Arial"/>
          <w:lang w:val="en-US"/>
        </w:rPr>
        <w:t xml:space="preserve">To further confirm that recall improved as SOA increased, we plotted the overall item recall per list by SOA (Fig. 4B). </w:t>
      </w:r>
      <w:r w:rsidRPr="00563E6F">
        <w:rPr>
          <w:rFonts w:ascii="Arial" w:hAnsi="Arial" w:cs="Arial"/>
          <w:lang w:val="en-US"/>
        </w:rPr>
        <w:t>The results showed a main effect of word position (</w:t>
      </w:r>
      <w:proofErr w:type="gramStart"/>
      <w:r w:rsidRPr="00563E6F">
        <w:rPr>
          <w:rFonts w:ascii="Arial" w:hAnsi="Arial" w:cs="Arial"/>
          <w:lang w:val="en-US"/>
        </w:rPr>
        <w:t>F(</w:t>
      </w:r>
      <w:proofErr w:type="gramEnd"/>
      <w:r w:rsidRPr="00563E6F">
        <w:rPr>
          <w:rFonts w:ascii="Arial" w:hAnsi="Arial" w:cs="Arial"/>
          <w:lang w:val="en-US"/>
        </w:rPr>
        <w:t>3,207)=5</w:t>
      </w:r>
      <w:r w:rsidR="00133902" w:rsidRPr="00563E6F">
        <w:rPr>
          <w:rFonts w:ascii="Arial" w:hAnsi="Arial" w:cs="Arial"/>
          <w:lang w:val="en-US"/>
        </w:rPr>
        <w:t>5.87</w:t>
      </w:r>
      <w:r w:rsidRPr="00563E6F">
        <w:rPr>
          <w:rFonts w:ascii="Arial" w:hAnsi="Arial" w:cs="Arial"/>
          <w:lang w:val="en-US"/>
        </w:rPr>
        <w:t>, p&lt;0.001) in which the oddball, regardless of oddball type and SOA,</w:t>
      </w:r>
      <w:r w:rsidRPr="006137B1">
        <w:rPr>
          <w:rFonts w:ascii="Arial" w:hAnsi="Arial" w:cs="Arial"/>
          <w:lang w:val="en-US"/>
        </w:rPr>
        <w:t xml:space="preserve"> was always better remembered than its </w:t>
      </w:r>
      <w:r w:rsidRPr="00127824">
        <w:rPr>
          <w:rFonts w:ascii="Arial" w:hAnsi="Arial" w:cs="Arial"/>
          <w:lang w:val="en-US"/>
        </w:rPr>
        <w:t>surrounding items (</w:t>
      </w:r>
      <w:r w:rsidR="0060522F" w:rsidRPr="00127824">
        <w:rPr>
          <w:rFonts w:ascii="Arial" w:hAnsi="Arial" w:cs="Arial"/>
          <w:lang w:val="en-US"/>
        </w:rPr>
        <w:t>vs. odd</w:t>
      </w:r>
      <w:r w:rsidR="0060522F">
        <w:rPr>
          <w:rFonts w:ascii="Arial" w:hAnsi="Arial" w:cs="Arial"/>
          <w:lang w:val="en-US"/>
        </w:rPr>
        <w:t xml:space="preserve">-2 t(699)=-9.44, p&lt;0.001, </w:t>
      </w:r>
      <w:r w:rsidR="0060522F">
        <w:rPr>
          <w:rFonts w:ascii="Arial" w:hAnsi="Arial" w:cs="Arial"/>
          <w:i/>
          <w:iCs/>
          <w:color w:val="000000" w:themeColor="text1"/>
          <w:lang w:val="en-US"/>
        </w:rPr>
        <w:t>Cohen’s d</w:t>
      </w:r>
      <w:r w:rsidR="0060522F">
        <w:rPr>
          <w:rFonts w:ascii="Arial" w:hAnsi="Arial" w:cs="Arial"/>
          <w:color w:val="000000" w:themeColor="text1"/>
          <w:lang w:val="en-US"/>
        </w:rPr>
        <w:t>=-0.36</w:t>
      </w:r>
      <w:r w:rsidR="0060522F">
        <w:rPr>
          <w:rFonts w:ascii="Arial" w:hAnsi="Arial" w:cs="Arial"/>
          <w:lang w:val="en-US"/>
        </w:rPr>
        <w:t xml:space="preserve">; vs. odd-1 t(699)=-10.99, p&lt;0.001, </w:t>
      </w:r>
      <w:r w:rsidR="0060522F">
        <w:rPr>
          <w:rFonts w:ascii="Arial" w:hAnsi="Arial" w:cs="Arial"/>
          <w:i/>
          <w:iCs/>
          <w:color w:val="000000" w:themeColor="text1"/>
          <w:lang w:val="en-US"/>
        </w:rPr>
        <w:t>Cohen’s d</w:t>
      </w:r>
      <w:r w:rsidR="0060522F">
        <w:rPr>
          <w:rFonts w:ascii="Arial" w:hAnsi="Arial" w:cs="Arial"/>
          <w:color w:val="000000" w:themeColor="text1"/>
          <w:lang w:val="en-US"/>
        </w:rPr>
        <w:t>=-0.42</w:t>
      </w:r>
      <w:r w:rsidR="0060522F">
        <w:rPr>
          <w:rFonts w:ascii="Arial" w:hAnsi="Arial" w:cs="Arial"/>
          <w:lang w:val="en-US"/>
        </w:rPr>
        <w:t xml:space="preserve">; vs. odd+1 t(699)=10.77, p,0.0001, </w:t>
      </w:r>
      <w:r w:rsidR="0060522F">
        <w:rPr>
          <w:rFonts w:ascii="Arial" w:hAnsi="Arial" w:cs="Arial"/>
          <w:i/>
          <w:iCs/>
          <w:color w:val="000000" w:themeColor="text1"/>
          <w:lang w:val="en-US"/>
        </w:rPr>
        <w:t>Cohen’s d</w:t>
      </w:r>
      <w:r w:rsidR="0060522F">
        <w:rPr>
          <w:rFonts w:ascii="Arial" w:hAnsi="Arial" w:cs="Arial"/>
          <w:color w:val="000000" w:themeColor="text1"/>
          <w:lang w:val="en-US"/>
        </w:rPr>
        <w:t>=0.41</w:t>
      </w:r>
      <w:r w:rsidRPr="006137B1">
        <w:rPr>
          <w:rFonts w:ascii="Arial" w:hAnsi="Arial" w:cs="Arial"/>
          <w:lang w:val="en-US"/>
        </w:rPr>
        <w:t xml:space="preserve">). </w:t>
      </w:r>
      <w:r w:rsidR="00787BC1" w:rsidRPr="006137B1">
        <w:rPr>
          <w:rFonts w:ascii="Arial" w:hAnsi="Arial" w:cs="Arial"/>
          <w:lang w:val="en-US"/>
        </w:rPr>
        <w:t>Furthermore, there was a significant interaction between oddball type</w:t>
      </w:r>
      <w:r w:rsidR="00D90CA6">
        <w:rPr>
          <w:rFonts w:ascii="Arial" w:hAnsi="Arial" w:cs="Arial"/>
          <w:lang w:val="en-US"/>
        </w:rPr>
        <w:t xml:space="preserve"> x </w:t>
      </w:r>
      <w:r w:rsidR="00787BC1" w:rsidRPr="006137B1">
        <w:rPr>
          <w:rFonts w:ascii="Arial" w:hAnsi="Arial" w:cs="Arial"/>
          <w:lang w:val="en-US"/>
        </w:rPr>
        <w:t>word position (</w:t>
      </w:r>
      <w:proofErr w:type="gramStart"/>
      <w:r w:rsidR="00787BC1" w:rsidRPr="006137B1">
        <w:rPr>
          <w:rFonts w:ascii="Arial" w:hAnsi="Arial" w:cs="Arial"/>
          <w:lang w:val="en-US"/>
        </w:rPr>
        <w:t>F(</w:t>
      </w:r>
      <w:proofErr w:type="gramEnd"/>
      <w:r w:rsidR="00787BC1" w:rsidRPr="006137B1">
        <w:rPr>
          <w:rFonts w:ascii="Arial" w:hAnsi="Arial" w:cs="Arial"/>
          <w:lang w:val="en-US"/>
        </w:rPr>
        <w:t>3,207)=</w:t>
      </w:r>
      <w:r w:rsidR="00133902" w:rsidRPr="0051698E">
        <w:rPr>
          <w:rFonts w:ascii="Arial" w:hAnsi="Arial" w:cs="Arial"/>
          <w:lang w:val="en-US"/>
        </w:rPr>
        <w:t>3.55</w:t>
      </w:r>
      <w:r w:rsidR="00787BC1" w:rsidRPr="006137B1">
        <w:rPr>
          <w:rFonts w:ascii="Arial" w:hAnsi="Arial" w:cs="Arial"/>
          <w:lang w:val="en-US"/>
        </w:rPr>
        <w:t>, p=0.0</w:t>
      </w:r>
      <w:r w:rsidR="00133902" w:rsidRPr="0051698E">
        <w:rPr>
          <w:rFonts w:ascii="Arial" w:hAnsi="Arial" w:cs="Arial"/>
          <w:lang w:val="en-US"/>
        </w:rPr>
        <w:t>2</w:t>
      </w:r>
      <w:r w:rsidR="00787BC1" w:rsidRPr="006137B1">
        <w:rPr>
          <w:rFonts w:ascii="Arial" w:hAnsi="Arial" w:cs="Arial"/>
          <w:lang w:val="en-US"/>
        </w:rPr>
        <w:t xml:space="preserve">); showing that emotional oddballs were better recalled than </w:t>
      </w:r>
      <w:r w:rsidR="0085733D">
        <w:rPr>
          <w:rFonts w:ascii="Arial" w:hAnsi="Arial" w:cs="Arial"/>
          <w:lang w:val="en-US"/>
        </w:rPr>
        <w:t>perceptual ones</w:t>
      </w:r>
      <w:r w:rsidR="00787BC1" w:rsidRPr="006137B1">
        <w:rPr>
          <w:rFonts w:ascii="Arial" w:hAnsi="Arial" w:cs="Arial"/>
          <w:lang w:val="en-US"/>
        </w:rPr>
        <w:t xml:space="preserve"> (</w:t>
      </w:r>
      <w:r w:rsidR="005659D5">
        <w:rPr>
          <w:rFonts w:ascii="Arial" w:hAnsi="Arial" w:cs="Arial"/>
          <w:lang w:val="en-US"/>
        </w:rPr>
        <w:t xml:space="preserve">t(349)=3.34, </w:t>
      </w:r>
      <w:r w:rsidR="00787BC1" w:rsidRPr="006137B1">
        <w:rPr>
          <w:rFonts w:ascii="Arial" w:hAnsi="Arial" w:cs="Arial"/>
          <w:lang w:val="en-US"/>
        </w:rPr>
        <w:t>p&lt;0.001</w:t>
      </w:r>
      <w:r w:rsidR="002C08B9">
        <w:rPr>
          <w:rFonts w:ascii="Arial" w:hAnsi="Arial" w:cs="Arial"/>
          <w:lang w:val="en-US"/>
        </w:rPr>
        <w:t xml:space="preserve">, </w:t>
      </w:r>
      <w:r w:rsidR="002C08B9">
        <w:rPr>
          <w:rFonts w:ascii="Arial" w:hAnsi="Arial" w:cs="Arial"/>
          <w:i/>
          <w:iCs/>
          <w:color w:val="000000" w:themeColor="text1"/>
          <w:lang w:val="en-US"/>
        </w:rPr>
        <w:t>Cohen’s d</w:t>
      </w:r>
      <w:r w:rsidR="002C08B9">
        <w:rPr>
          <w:rFonts w:ascii="Arial" w:hAnsi="Arial" w:cs="Arial"/>
          <w:color w:val="000000" w:themeColor="text1"/>
          <w:lang w:val="en-US"/>
        </w:rPr>
        <w:t>=0.18</w:t>
      </w:r>
      <w:r w:rsidR="00787BC1" w:rsidRPr="006137B1">
        <w:rPr>
          <w:rFonts w:ascii="Arial" w:hAnsi="Arial" w:cs="Arial"/>
          <w:lang w:val="en-US"/>
        </w:rPr>
        <w:t>).</w:t>
      </w:r>
      <w:r w:rsidR="00A66F4A" w:rsidRPr="006137B1">
        <w:rPr>
          <w:rFonts w:ascii="Arial" w:hAnsi="Arial" w:cs="Arial"/>
          <w:lang w:val="en-US"/>
        </w:rPr>
        <w:t xml:space="preserve"> </w:t>
      </w:r>
    </w:p>
    <w:p w14:paraId="1B9AD5D9" w14:textId="2841A1F8" w:rsidR="0018620C" w:rsidRDefault="00F73766" w:rsidP="006137B1">
      <w:pPr>
        <w:spacing w:line="480" w:lineRule="auto"/>
        <w:jc w:val="both"/>
        <w:rPr>
          <w:rFonts w:ascii="Arial" w:hAnsi="Arial" w:cs="Arial"/>
          <w:lang w:val="en-US"/>
        </w:rPr>
      </w:pPr>
      <w:r>
        <w:rPr>
          <w:rFonts w:ascii="Arial" w:hAnsi="Arial" w:cs="Arial"/>
          <w:color w:val="000000" w:themeColor="text1"/>
          <w:lang w:val="en-US"/>
        </w:rPr>
        <w:tab/>
      </w:r>
    </w:p>
    <w:p w14:paraId="0148E302" w14:textId="77777777" w:rsidR="006137B1" w:rsidRPr="006137B1" w:rsidRDefault="006137B1" w:rsidP="006137B1">
      <w:pPr>
        <w:spacing w:line="480" w:lineRule="auto"/>
        <w:jc w:val="both"/>
        <w:rPr>
          <w:rFonts w:ascii="Arial" w:hAnsi="Arial" w:cs="Arial"/>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F84EC7" w14:paraId="3CA245C7" w14:textId="77777777" w:rsidTr="00C71696">
        <w:tc>
          <w:tcPr>
            <w:tcW w:w="9016" w:type="dxa"/>
          </w:tcPr>
          <w:p w14:paraId="44E9139D" w14:textId="2E6A6143" w:rsidR="00F84EC7" w:rsidRDefault="00904776" w:rsidP="006137B1">
            <w:pPr>
              <w:spacing w:line="480" w:lineRule="auto"/>
              <w:jc w:val="center"/>
              <w:rPr>
                <w:rFonts w:ascii="Arial" w:hAnsi="Arial" w:cs="Arial"/>
                <w:color w:val="000000" w:themeColor="text1"/>
                <w:lang w:val="en-US"/>
              </w:rPr>
            </w:pPr>
            <w:del w:id="154" w:author="Peris Yague, Alba" w:date="2021-05-06T11:55:00Z">
              <w:r w:rsidDel="00CC4C76">
                <w:rPr>
                  <w:rFonts w:ascii="Arial" w:hAnsi="Arial" w:cs="Arial"/>
                  <w:noProof/>
                  <w:color w:val="000000" w:themeColor="text1"/>
                  <w:lang w:val="en-US"/>
                </w:rPr>
                <w:lastRenderedPageBreak/>
                <w:drawing>
                  <wp:inline distT="0" distB="0" distL="0" distR="0" wp14:anchorId="3EA1C2E8" wp14:editId="3B008E1E">
                    <wp:extent cx="5275384" cy="6634277"/>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rotWithShape="1">
                            <a:blip r:embed="rId17"/>
                            <a:srcRect l="20618" r="19739"/>
                            <a:stretch/>
                          </pic:blipFill>
                          <pic:spPr bwMode="auto">
                            <a:xfrm>
                              <a:off x="0" y="0"/>
                              <a:ext cx="5293873" cy="6657528"/>
                            </a:xfrm>
                            <a:prstGeom prst="rect">
                              <a:avLst/>
                            </a:prstGeom>
                            <a:ln>
                              <a:noFill/>
                            </a:ln>
                            <a:extLst>
                              <a:ext uri="{53640926-AAD7-44D8-BBD7-CCE9431645EC}">
                                <a14:shadowObscured xmlns:a14="http://schemas.microsoft.com/office/drawing/2010/main"/>
                              </a:ext>
                            </a:extLst>
                          </pic:spPr>
                        </pic:pic>
                      </a:graphicData>
                    </a:graphic>
                  </wp:inline>
                </w:drawing>
              </w:r>
            </w:del>
            <w:ins w:id="155" w:author="Peris Yague, Alba" w:date="2021-05-06T11:55:00Z">
              <w:r w:rsidR="00CC4C76">
                <w:rPr>
                  <w:rFonts w:ascii="Arial" w:hAnsi="Arial" w:cs="Arial"/>
                  <w:noProof/>
                  <w:color w:val="000000" w:themeColor="text1"/>
                  <w:lang w:val="en-US"/>
                </w:rPr>
                <w:drawing>
                  <wp:inline distT="0" distB="0" distL="0" distR="0" wp14:anchorId="4222072E" wp14:editId="475C7814">
                    <wp:extent cx="4678326" cy="5802271"/>
                    <wp:effectExtent l="0" t="0" r="0" b="1905"/>
                    <wp:docPr id="1"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medium confidence"/>
                            <pic:cNvPicPr/>
                          </pic:nvPicPr>
                          <pic:blipFill rotWithShape="1">
                            <a:blip r:embed="rId18"/>
                            <a:srcRect l="18551" r="20972"/>
                            <a:stretch/>
                          </pic:blipFill>
                          <pic:spPr bwMode="auto">
                            <a:xfrm>
                              <a:off x="0" y="0"/>
                              <a:ext cx="4698401" cy="5827169"/>
                            </a:xfrm>
                            <a:prstGeom prst="rect">
                              <a:avLst/>
                            </a:prstGeom>
                            <a:ln>
                              <a:noFill/>
                            </a:ln>
                            <a:extLst>
                              <a:ext uri="{53640926-AAD7-44D8-BBD7-CCE9431645EC}">
                                <a14:shadowObscured xmlns:a14="http://schemas.microsoft.com/office/drawing/2010/main"/>
                              </a:ext>
                            </a:extLst>
                          </pic:spPr>
                        </pic:pic>
                      </a:graphicData>
                    </a:graphic>
                  </wp:inline>
                </w:drawing>
              </w:r>
            </w:ins>
          </w:p>
        </w:tc>
      </w:tr>
      <w:tr w:rsidR="00F84EC7" w14:paraId="532D08CC" w14:textId="77777777" w:rsidTr="00C71696">
        <w:tc>
          <w:tcPr>
            <w:tcW w:w="9016" w:type="dxa"/>
          </w:tcPr>
          <w:p w14:paraId="7B71ADFF" w14:textId="749AEE22" w:rsidR="00F84EC7" w:rsidRPr="00F84EC7" w:rsidRDefault="00F84EC7" w:rsidP="000E7DCF">
            <w:pPr>
              <w:jc w:val="both"/>
              <w:rPr>
                <w:rFonts w:ascii="Arial" w:hAnsi="Arial" w:cs="Arial"/>
                <w:color w:val="000000" w:themeColor="text1"/>
                <w:lang w:val="en-US"/>
              </w:rPr>
            </w:pPr>
            <w:r w:rsidRPr="00F84EC7">
              <w:rPr>
                <w:rFonts w:ascii="Arial" w:hAnsi="Arial" w:cs="Arial"/>
                <w:b/>
                <w:bCs/>
                <w:color w:val="000000" w:themeColor="text1"/>
                <w:lang w:val="en-US"/>
              </w:rPr>
              <w:t xml:space="preserve">Figure </w:t>
            </w:r>
            <w:r w:rsidR="007165A7">
              <w:rPr>
                <w:rFonts w:ascii="Arial" w:hAnsi="Arial" w:cs="Arial"/>
                <w:b/>
                <w:bCs/>
                <w:color w:val="000000" w:themeColor="text1"/>
                <w:lang w:val="en-US"/>
              </w:rPr>
              <w:t>4</w:t>
            </w:r>
            <w:r w:rsidRPr="00F84EC7">
              <w:rPr>
                <w:rFonts w:ascii="Arial" w:hAnsi="Arial" w:cs="Arial"/>
                <w:b/>
                <w:bCs/>
                <w:color w:val="000000" w:themeColor="text1"/>
                <w:lang w:val="en-US"/>
              </w:rPr>
              <w:t>.</w:t>
            </w:r>
            <w:r>
              <w:rPr>
                <w:rFonts w:ascii="Arial" w:hAnsi="Arial" w:cs="Arial"/>
                <w:color w:val="000000" w:themeColor="text1"/>
                <w:lang w:val="en-US"/>
              </w:rPr>
              <w:t xml:space="preserve"> </w:t>
            </w:r>
            <w:r w:rsidR="00904776">
              <w:rPr>
                <w:rFonts w:ascii="Arial" w:hAnsi="Arial" w:cs="Arial"/>
                <w:color w:val="000000" w:themeColor="text1"/>
                <w:lang w:val="en-US"/>
              </w:rPr>
              <w:t xml:space="preserve">A) </w:t>
            </w:r>
            <w:r w:rsidR="007C289A">
              <w:rPr>
                <w:rFonts w:ascii="Arial" w:hAnsi="Arial" w:cs="Arial"/>
                <w:color w:val="000000" w:themeColor="text1"/>
                <w:lang w:val="en-US"/>
              </w:rPr>
              <w:t>Modulation of normalized recall</w:t>
            </w:r>
            <w:r w:rsidR="00C71696">
              <w:rPr>
                <w:rFonts w:ascii="Arial" w:hAnsi="Arial" w:cs="Arial"/>
                <w:color w:val="000000" w:themeColor="text1"/>
                <w:lang w:val="en-US"/>
              </w:rPr>
              <w:t xml:space="preserve"> </w:t>
            </w:r>
            <w:r w:rsidR="007C289A">
              <w:rPr>
                <w:rFonts w:ascii="Arial" w:hAnsi="Arial" w:cs="Arial"/>
                <w:color w:val="000000" w:themeColor="text1"/>
                <w:lang w:val="en-US"/>
              </w:rPr>
              <w:t xml:space="preserve">as a function of SOA. </w:t>
            </w:r>
            <w:r w:rsidR="000E7DCF">
              <w:rPr>
                <w:rFonts w:ascii="Arial" w:hAnsi="Arial" w:cs="Arial"/>
                <w:color w:val="000000" w:themeColor="text1"/>
                <w:lang w:val="en-US"/>
              </w:rPr>
              <w:t xml:space="preserve">Bars show normalized recall (- control) with mean </w:t>
            </w:r>
            <m:oMath>
              <m:r>
                <w:rPr>
                  <w:rFonts w:ascii="Cambria Math" w:hAnsi="Cambria Math" w:cs="Arial"/>
                  <w:color w:val="000000" w:themeColor="text1"/>
                  <w:lang w:val="en-US"/>
                </w:rPr>
                <m:t>±</m:t>
              </m:r>
            </m:oMath>
            <w:r w:rsidR="000E7DCF" w:rsidRPr="00854902">
              <w:rPr>
                <w:rFonts w:ascii="Arial" w:eastAsiaTheme="minorEastAsia" w:hAnsi="Arial" w:cs="Arial"/>
                <w:color w:val="000000" w:themeColor="text1"/>
                <w:lang w:val="en-US"/>
              </w:rPr>
              <w:t xml:space="preserve"> </w:t>
            </w:r>
            <w:del w:id="156" w:author="Peris Yague, Alba" w:date="2021-05-06T11:55:00Z">
              <w:r w:rsidR="000E7DCF" w:rsidRPr="00854902" w:rsidDel="00CC4C76">
                <w:rPr>
                  <w:rFonts w:ascii="Arial" w:eastAsiaTheme="minorEastAsia" w:hAnsi="Arial" w:cs="Arial"/>
                  <w:color w:val="000000" w:themeColor="text1"/>
                  <w:lang w:val="en-US"/>
                </w:rPr>
                <w:delText>SEM</w:delText>
              </w:r>
              <w:r w:rsidR="000E7DCF" w:rsidDel="00CC4C76">
                <w:rPr>
                  <w:rFonts w:ascii="Arial" w:eastAsiaTheme="minorEastAsia" w:hAnsi="Arial" w:cs="Arial"/>
                  <w:color w:val="000000" w:themeColor="text1"/>
                  <w:lang w:val="en-US"/>
                </w:rPr>
                <w:delText xml:space="preserve"> </w:delText>
              </w:r>
            </w:del>
            <w:ins w:id="157" w:author="Peris Yague, Alba" w:date="2021-05-06T11:55:00Z">
              <w:r w:rsidR="00CC4C76">
                <w:rPr>
                  <w:rFonts w:ascii="Arial" w:eastAsiaTheme="minorEastAsia" w:hAnsi="Arial" w:cs="Arial"/>
                  <w:color w:val="000000" w:themeColor="text1"/>
                  <w:lang w:val="en-US"/>
                </w:rPr>
                <w:t xml:space="preserve">95% confidence intervals </w:t>
              </w:r>
            </w:ins>
            <w:r w:rsidR="000E7DCF">
              <w:rPr>
                <w:rFonts w:ascii="Arial" w:eastAsiaTheme="minorEastAsia" w:hAnsi="Arial" w:cs="Arial"/>
                <w:color w:val="000000" w:themeColor="text1"/>
                <w:lang w:val="en-US"/>
              </w:rPr>
              <w:t xml:space="preserve">by SOA. </w:t>
            </w:r>
            <w:r w:rsidR="00904776">
              <w:rPr>
                <w:rFonts w:ascii="Arial" w:eastAsiaTheme="minorEastAsia" w:hAnsi="Arial" w:cs="Arial"/>
                <w:color w:val="000000" w:themeColor="text1"/>
                <w:lang w:val="en-US"/>
              </w:rPr>
              <w:t xml:space="preserve">B) Total amount of items recalled </w:t>
            </w:r>
            <w:r w:rsidR="00CB2196">
              <w:rPr>
                <w:rFonts w:ascii="Arial" w:eastAsiaTheme="minorEastAsia" w:hAnsi="Arial" w:cs="Arial"/>
                <w:color w:val="000000" w:themeColor="text1"/>
                <w:lang w:val="en-US"/>
              </w:rPr>
              <w:t>per list across SOAs.</w:t>
            </w:r>
          </w:p>
        </w:tc>
      </w:tr>
    </w:tbl>
    <w:p w14:paraId="6CCC053C" w14:textId="77777777" w:rsidR="00BA710C" w:rsidRDefault="00BA710C" w:rsidP="008B546E">
      <w:pPr>
        <w:pStyle w:val="Heading2"/>
        <w:rPr>
          <w:rFonts w:ascii="Arial" w:hAnsi="Arial" w:cs="Arial"/>
          <w:b/>
          <w:bCs/>
          <w:color w:val="auto"/>
          <w:lang w:val="en-US"/>
        </w:rPr>
      </w:pPr>
    </w:p>
    <w:p w14:paraId="7331B961" w14:textId="27628EEC" w:rsidR="008E0FFA" w:rsidRDefault="008E0FFA" w:rsidP="008B546E">
      <w:pPr>
        <w:pStyle w:val="Heading2"/>
        <w:rPr>
          <w:rFonts w:ascii="Arial" w:hAnsi="Arial" w:cs="Arial"/>
          <w:b/>
          <w:bCs/>
          <w:color w:val="auto"/>
          <w:lang w:val="en-US"/>
        </w:rPr>
      </w:pPr>
      <w:r w:rsidRPr="00BA710C">
        <w:rPr>
          <w:rFonts w:ascii="Arial" w:hAnsi="Arial" w:cs="Arial"/>
          <w:b/>
          <w:bCs/>
          <w:color w:val="auto"/>
          <w:lang w:val="en-US"/>
        </w:rPr>
        <w:t>The influence of emotional and perceptual oddballs on Conditional Response Probability Curves</w:t>
      </w:r>
    </w:p>
    <w:p w14:paraId="5E4E972A" w14:textId="6DCEBEF8" w:rsidR="00AC546D" w:rsidRPr="00AC546D" w:rsidRDefault="00AC546D" w:rsidP="00AC546D">
      <w:pPr>
        <w:rPr>
          <w:lang w:val="en-US"/>
        </w:rPr>
      </w:pPr>
    </w:p>
    <w:p w14:paraId="6C0EFBE9" w14:textId="0956D042" w:rsidR="004E592A" w:rsidRDefault="00E64053" w:rsidP="00AC546D">
      <w:pPr>
        <w:spacing w:line="480" w:lineRule="auto"/>
        <w:rPr>
          <w:rFonts w:ascii="Arial" w:eastAsiaTheme="minorEastAsia" w:hAnsi="Arial" w:cs="Arial"/>
          <w:lang w:val="en-US"/>
        </w:rPr>
      </w:pPr>
      <w:r>
        <w:rPr>
          <w:rFonts w:ascii="Arial" w:hAnsi="Arial" w:cs="Arial"/>
          <w:lang w:val="en-US"/>
        </w:rPr>
        <w:t xml:space="preserve">Analyses </w:t>
      </w:r>
      <w:r w:rsidR="00C616A9">
        <w:rPr>
          <w:rFonts w:ascii="Arial" w:hAnsi="Arial" w:cs="Arial"/>
          <w:lang w:val="en-US"/>
        </w:rPr>
        <w:t xml:space="preserve">were </w:t>
      </w:r>
      <w:r>
        <w:rPr>
          <w:rFonts w:ascii="Arial" w:hAnsi="Arial" w:cs="Arial"/>
          <w:lang w:val="en-US"/>
        </w:rPr>
        <w:t xml:space="preserve">focused on lags </w:t>
      </w:r>
      <m:oMath>
        <m:r>
          <w:rPr>
            <w:rFonts w:ascii="Cambria Math" w:hAnsi="Cambria Math" w:cs="Arial"/>
            <w:lang w:val="en-US"/>
          </w:rPr>
          <m:t>±</m:t>
        </m:r>
      </m:oMath>
      <w:r>
        <w:rPr>
          <w:rFonts w:ascii="Arial" w:eastAsiaTheme="minorEastAsia" w:hAnsi="Arial" w:cs="Arial"/>
          <w:lang w:val="en-US"/>
        </w:rPr>
        <w:t xml:space="preserve">5 for both statistical analyses as well as visualization purposes. </w:t>
      </w:r>
    </w:p>
    <w:p w14:paraId="407558D8" w14:textId="7FFB5A51" w:rsidR="004E592A" w:rsidRPr="004E592A" w:rsidRDefault="004E592A" w:rsidP="004E592A">
      <w:pPr>
        <w:pStyle w:val="Heading3"/>
        <w:rPr>
          <w:rFonts w:ascii="Arial" w:hAnsi="Arial" w:cs="Arial"/>
          <w:b/>
          <w:bCs/>
          <w:color w:val="000000" w:themeColor="text1"/>
          <w:lang w:val="en-US"/>
        </w:rPr>
      </w:pPr>
      <w:r w:rsidRPr="004E592A">
        <w:rPr>
          <w:rFonts w:ascii="Arial" w:hAnsi="Arial" w:cs="Arial"/>
          <w:b/>
          <w:bCs/>
          <w:color w:val="000000" w:themeColor="text1"/>
          <w:lang w:val="en-US"/>
        </w:rPr>
        <w:t>Do conditional response probability curves preserve a forward-contiguity effect?</w:t>
      </w:r>
    </w:p>
    <w:p w14:paraId="7F601D5A" w14:textId="68C4BF26" w:rsidR="00AC546D" w:rsidRDefault="00AC546D" w:rsidP="00BA710C">
      <w:pPr>
        <w:rPr>
          <w:lang w:val="en-US"/>
        </w:rPr>
      </w:pPr>
    </w:p>
    <w:p w14:paraId="1D3854AF" w14:textId="4BDFFD91" w:rsidR="00170C4E" w:rsidRDefault="004E592A" w:rsidP="004E592A">
      <w:pPr>
        <w:spacing w:line="480" w:lineRule="auto"/>
        <w:jc w:val="both"/>
        <w:rPr>
          <w:rFonts w:ascii="Arial" w:hAnsi="Arial" w:cs="Arial"/>
          <w:lang w:val="en-US"/>
        </w:rPr>
      </w:pPr>
      <w:r>
        <w:rPr>
          <w:lang w:val="en-US"/>
        </w:rPr>
        <w:lastRenderedPageBreak/>
        <w:tab/>
      </w:r>
      <w:r w:rsidRPr="004E592A">
        <w:rPr>
          <w:rFonts w:ascii="Arial" w:hAnsi="Arial" w:cs="Arial"/>
          <w:lang w:val="en-US"/>
        </w:rPr>
        <w:t xml:space="preserve">Firstly, </w:t>
      </w:r>
      <w:r w:rsidR="00170C4E">
        <w:rPr>
          <w:rFonts w:ascii="Arial" w:hAnsi="Arial" w:cs="Arial"/>
          <w:lang w:val="en-US"/>
        </w:rPr>
        <w:t xml:space="preserve">taking all recalled words, </w:t>
      </w:r>
      <w:r w:rsidRPr="004E592A">
        <w:rPr>
          <w:rFonts w:ascii="Arial" w:hAnsi="Arial" w:cs="Arial"/>
          <w:lang w:val="en-US"/>
        </w:rPr>
        <w:t>we</w:t>
      </w:r>
      <w:r>
        <w:rPr>
          <w:rFonts w:ascii="Arial" w:hAnsi="Arial" w:cs="Arial"/>
          <w:lang w:val="en-US"/>
        </w:rPr>
        <w:t xml:space="preserve"> evaluated CRP curves in both emotional and perceptual oddball lists.</w:t>
      </w:r>
      <w:r w:rsidR="00170C4E">
        <w:rPr>
          <w:rFonts w:ascii="Arial" w:hAnsi="Arial" w:cs="Arial"/>
          <w:lang w:val="en-US"/>
        </w:rPr>
        <w:t xml:space="preserve"> Overall, CRP curves showed a preserved forward-contiguity effect </w:t>
      </w:r>
      <w:proofErr w:type="spellStart"/>
      <w:r w:rsidR="00170C4E">
        <w:rPr>
          <w:rFonts w:ascii="Arial" w:hAnsi="Arial" w:cs="Arial"/>
          <w:lang w:val="en-US"/>
        </w:rPr>
        <w:t>i.e</w:t>
      </w:r>
      <w:proofErr w:type="spellEnd"/>
      <w:r w:rsidR="00170C4E">
        <w:rPr>
          <w:rFonts w:ascii="Arial" w:hAnsi="Arial" w:cs="Arial"/>
          <w:lang w:val="en-US"/>
        </w:rPr>
        <w:t xml:space="preserve"> words nearby each other were more likely to be recalled and more so in the forwards direction.</w:t>
      </w:r>
      <w:r w:rsidR="00DE488D">
        <w:rPr>
          <w:rFonts w:ascii="Arial" w:hAnsi="Arial" w:cs="Arial"/>
          <w:lang w:val="en-US"/>
        </w:rPr>
        <w:t xml:space="preserve"> This effect was preserved both when oddballs were recalled as well as when they were forgotten (Fig. S</w:t>
      </w:r>
      <w:r w:rsidR="00986E36">
        <w:rPr>
          <w:rFonts w:ascii="Arial" w:hAnsi="Arial" w:cs="Arial"/>
          <w:lang w:val="en-US"/>
        </w:rPr>
        <w:t>1</w:t>
      </w:r>
      <w:r w:rsidR="00DE488D">
        <w:rPr>
          <w:rFonts w:ascii="Arial" w:hAnsi="Arial" w:cs="Arial"/>
          <w:lang w:val="en-US"/>
        </w:rPr>
        <w:t xml:space="preserve">). </w:t>
      </w:r>
    </w:p>
    <w:p w14:paraId="5EE5FA08" w14:textId="133EC24F" w:rsidR="004E592A" w:rsidRDefault="004E592A" w:rsidP="00170C4E">
      <w:pPr>
        <w:spacing w:line="480" w:lineRule="auto"/>
        <w:ind w:firstLine="720"/>
        <w:jc w:val="both"/>
        <w:rPr>
          <w:rFonts w:ascii="Arial" w:hAnsi="Arial" w:cs="Arial"/>
          <w:lang w:val="en-US"/>
        </w:rPr>
      </w:pPr>
      <w:r w:rsidRPr="004E592A">
        <w:rPr>
          <w:rFonts w:ascii="Arial" w:hAnsi="Arial" w:cs="Arial"/>
          <w:lang w:val="en-US"/>
        </w:rPr>
        <w:t xml:space="preserve"> A three-way</w:t>
      </w:r>
      <w:r>
        <w:rPr>
          <w:rFonts w:ascii="Arial" w:hAnsi="Arial" w:cs="Arial"/>
          <w:lang w:val="en-US"/>
        </w:rPr>
        <w:t xml:space="preserve"> RM ANOVA (oddball type</w:t>
      </w:r>
      <w:r w:rsidR="00170C4E">
        <w:rPr>
          <w:rFonts w:ascii="Arial" w:hAnsi="Arial" w:cs="Arial"/>
          <w:lang w:val="en-US"/>
        </w:rPr>
        <w:t xml:space="preserve"> [emotional, perceptual]</w:t>
      </w:r>
      <w:r>
        <w:rPr>
          <w:rFonts w:ascii="Arial" w:hAnsi="Arial" w:cs="Arial"/>
          <w:lang w:val="en-US"/>
        </w:rPr>
        <w:t xml:space="preserve"> x lag</w:t>
      </w:r>
      <w:r w:rsidR="00170C4E">
        <w:rPr>
          <w:rFonts w:ascii="Arial" w:hAnsi="Arial" w:cs="Arial"/>
          <w:lang w:val="en-US"/>
        </w:rPr>
        <w:t xml:space="preserve"> [1-5]</w:t>
      </w:r>
      <w:r>
        <w:rPr>
          <w:rFonts w:ascii="Arial" w:hAnsi="Arial" w:cs="Arial"/>
          <w:lang w:val="en-US"/>
        </w:rPr>
        <w:t xml:space="preserve"> x direction</w:t>
      </w:r>
      <w:r w:rsidR="00170C4E">
        <w:rPr>
          <w:rFonts w:ascii="Arial" w:hAnsi="Arial" w:cs="Arial"/>
          <w:lang w:val="en-US"/>
        </w:rPr>
        <w:t xml:space="preserve"> [backwards, forwards]</w:t>
      </w:r>
      <w:r>
        <w:rPr>
          <w:rFonts w:ascii="Arial" w:hAnsi="Arial" w:cs="Arial"/>
          <w:lang w:val="en-US"/>
        </w:rPr>
        <w:t xml:space="preserve">) </w:t>
      </w:r>
      <w:r w:rsidR="00DE488D">
        <w:rPr>
          <w:rFonts w:ascii="Arial" w:hAnsi="Arial" w:cs="Arial"/>
          <w:lang w:val="en-US"/>
        </w:rPr>
        <w:t>did not show a significant main effect of direction (</w:t>
      </w:r>
      <w:proofErr w:type="gramStart"/>
      <w:r w:rsidR="00DE488D">
        <w:rPr>
          <w:rFonts w:ascii="Arial" w:hAnsi="Arial" w:cs="Arial"/>
          <w:lang w:val="en-US"/>
        </w:rPr>
        <w:t>F(</w:t>
      </w:r>
      <w:proofErr w:type="gramEnd"/>
      <w:r w:rsidR="00DE488D">
        <w:rPr>
          <w:rFonts w:ascii="Arial" w:hAnsi="Arial" w:cs="Arial"/>
          <w:lang w:val="en-US"/>
        </w:rPr>
        <w:t xml:space="preserve">1,69)=1.61, p=0.21), oddball type x lag (F(4, 276)=0.93, p=0.47), oddball x direction (F(1,69)=0.252, p=0.62) nor a significant 3-way interaction F(4,276)=0.54, p=0.71). However, there was </w:t>
      </w:r>
      <w:r>
        <w:rPr>
          <w:rFonts w:ascii="Arial" w:hAnsi="Arial" w:cs="Arial"/>
          <w:lang w:val="en-US"/>
        </w:rPr>
        <w:t xml:space="preserve">a </w:t>
      </w:r>
      <w:r w:rsidR="002F12DF">
        <w:rPr>
          <w:rFonts w:ascii="Arial" w:hAnsi="Arial" w:cs="Arial"/>
          <w:lang w:val="en-US"/>
        </w:rPr>
        <w:t xml:space="preserve">trend of a </w:t>
      </w:r>
      <w:r>
        <w:rPr>
          <w:rFonts w:ascii="Arial" w:hAnsi="Arial" w:cs="Arial"/>
          <w:lang w:val="en-US"/>
        </w:rPr>
        <w:t>significant main effect of oddball type (</w:t>
      </w:r>
      <w:proofErr w:type="gramStart"/>
      <w:r>
        <w:rPr>
          <w:rFonts w:ascii="Arial" w:hAnsi="Arial" w:cs="Arial"/>
          <w:lang w:val="en-US"/>
        </w:rPr>
        <w:t>F(</w:t>
      </w:r>
      <w:proofErr w:type="gramEnd"/>
      <w:r>
        <w:rPr>
          <w:rFonts w:ascii="Arial" w:hAnsi="Arial" w:cs="Arial"/>
          <w:lang w:val="en-US"/>
        </w:rPr>
        <w:t xml:space="preserve">1,69)=4.07, p=0.048), </w:t>
      </w:r>
      <w:r w:rsidR="006816B5">
        <w:rPr>
          <w:rFonts w:ascii="Arial" w:hAnsi="Arial" w:cs="Arial"/>
          <w:lang w:val="en-US"/>
        </w:rPr>
        <w:t xml:space="preserve">lag </w:t>
      </w:r>
      <w:r>
        <w:rPr>
          <w:rFonts w:ascii="Arial" w:hAnsi="Arial" w:cs="Arial"/>
          <w:lang w:val="en-US"/>
        </w:rPr>
        <w:t>(F(2.95,203.77)=105.11, p&lt;0.001) and lag x direction interaction (F(3.06, 210.95)=13.58, p&lt;0.001).</w:t>
      </w:r>
      <w:r w:rsidR="006816B5">
        <w:rPr>
          <w:rFonts w:ascii="Arial" w:hAnsi="Arial" w:cs="Arial"/>
          <w:lang w:val="en-US"/>
        </w:rPr>
        <w:t xml:space="preserve"> Uncorrected post-hoc t-tests showed enhanced CRP for contiguous lags, specifically lags 1 and 2 as well as a significant forward effect for lags 1 (</w:t>
      </w:r>
      <w:proofErr w:type="gramStart"/>
      <w:r w:rsidR="00E5788E">
        <w:rPr>
          <w:rFonts w:ascii="Arial" w:hAnsi="Arial" w:cs="Arial"/>
          <w:lang w:val="en-US"/>
        </w:rPr>
        <w:t>t(</w:t>
      </w:r>
      <w:proofErr w:type="gramEnd"/>
      <w:r w:rsidR="00E5788E">
        <w:rPr>
          <w:rFonts w:ascii="Arial" w:hAnsi="Arial" w:cs="Arial"/>
          <w:lang w:val="en-US"/>
        </w:rPr>
        <w:t xml:space="preserve">139)=-5.11, </w:t>
      </w:r>
      <w:r w:rsidR="006816B5">
        <w:rPr>
          <w:rFonts w:ascii="Arial" w:hAnsi="Arial" w:cs="Arial"/>
          <w:lang w:val="en-US"/>
        </w:rPr>
        <w:t>p&lt;0.001</w:t>
      </w:r>
      <w:r w:rsidR="00A11A0C">
        <w:rPr>
          <w:rFonts w:ascii="Arial" w:hAnsi="Arial" w:cs="Arial"/>
          <w:lang w:val="en-US"/>
        </w:rPr>
        <w:t xml:space="preserve">, </w:t>
      </w:r>
      <w:r w:rsidR="00A11A0C">
        <w:rPr>
          <w:rFonts w:ascii="Arial" w:hAnsi="Arial" w:cs="Arial"/>
          <w:i/>
          <w:iCs/>
          <w:color w:val="000000" w:themeColor="text1"/>
          <w:lang w:val="en-US"/>
        </w:rPr>
        <w:t>Cohen’s d</w:t>
      </w:r>
      <w:r w:rsidR="00A11A0C">
        <w:rPr>
          <w:rFonts w:ascii="Arial" w:hAnsi="Arial" w:cs="Arial"/>
          <w:color w:val="000000" w:themeColor="text1"/>
          <w:lang w:val="en-US"/>
        </w:rPr>
        <w:t>=-0.43</w:t>
      </w:r>
      <w:r w:rsidR="006816B5">
        <w:rPr>
          <w:rFonts w:ascii="Arial" w:hAnsi="Arial" w:cs="Arial"/>
          <w:lang w:val="en-US"/>
        </w:rPr>
        <w:t>) and 5 (</w:t>
      </w:r>
      <w:r w:rsidR="00E5788E">
        <w:rPr>
          <w:rFonts w:ascii="Arial" w:hAnsi="Arial" w:cs="Arial"/>
          <w:lang w:val="en-US"/>
        </w:rPr>
        <w:t xml:space="preserve">t(139)=4.15, </w:t>
      </w:r>
      <w:r w:rsidR="006816B5">
        <w:rPr>
          <w:rFonts w:ascii="Arial" w:hAnsi="Arial" w:cs="Arial"/>
          <w:lang w:val="en-US"/>
        </w:rPr>
        <w:t>p&lt;0.001</w:t>
      </w:r>
      <w:r w:rsidR="00A11A0C">
        <w:rPr>
          <w:rFonts w:ascii="Arial" w:hAnsi="Arial" w:cs="Arial"/>
          <w:lang w:val="en-US"/>
        </w:rPr>
        <w:t xml:space="preserve">, </w:t>
      </w:r>
      <w:r w:rsidR="00A11A0C">
        <w:rPr>
          <w:rFonts w:ascii="Arial" w:hAnsi="Arial" w:cs="Arial"/>
          <w:i/>
          <w:iCs/>
          <w:color w:val="000000" w:themeColor="text1"/>
          <w:lang w:val="en-US"/>
        </w:rPr>
        <w:t>Cohen’s d</w:t>
      </w:r>
      <w:r w:rsidR="00A11A0C">
        <w:rPr>
          <w:rFonts w:ascii="Arial" w:hAnsi="Arial" w:cs="Arial"/>
          <w:color w:val="000000" w:themeColor="text1"/>
          <w:lang w:val="en-US"/>
        </w:rPr>
        <w:t>=0.35</w:t>
      </w:r>
      <w:r w:rsidR="006816B5">
        <w:rPr>
          <w:rFonts w:ascii="Arial" w:hAnsi="Arial" w:cs="Arial"/>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CC0FB3" w14:paraId="1E502232" w14:textId="77777777" w:rsidTr="001A6D0C">
        <w:tc>
          <w:tcPr>
            <w:tcW w:w="9016" w:type="dxa"/>
          </w:tcPr>
          <w:p w14:paraId="7E1C4A02" w14:textId="1F5167D4" w:rsidR="00CC0FB3" w:rsidRDefault="00DD4978" w:rsidP="00CC0FB3">
            <w:pPr>
              <w:spacing w:line="480" w:lineRule="auto"/>
              <w:jc w:val="center"/>
              <w:rPr>
                <w:rFonts w:ascii="Arial" w:hAnsi="Arial" w:cs="Arial"/>
                <w:lang w:val="en-US"/>
              </w:rPr>
            </w:pPr>
            <w:r>
              <w:rPr>
                <w:rFonts w:ascii="Arial" w:hAnsi="Arial" w:cs="Arial"/>
                <w:noProof/>
                <w:lang w:val="en-US"/>
              </w:rPr>
              <w:lastRenderedPageBreak/>
              <w:drawing>
                <wp:inline distT="0" distB="0" distL="0" distR="0" wp14:anchorId="1108F7A6" wp14:editId="11E008D4">
                  <wp:extent cx="5731510" cy="3541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stretch>
                            <a:fillRect/>
                          </a:stretch>
                        </pic:blipFill>
                        <pic:spPr>
                          <a:xfrm>
                            <a:off x="0" y="0"/>
                            <a:ext cx="5731510" cy="3541395"/>
                          </a:xfrm>
                          <a:prstGeom prst="rect">
                            <a:avLst/>
                          </a:prstGeom>
                        </pic:spPr>
                      </pic:pic>
                    </a:graphicData>
                  </a:graphic>
                </wp:inline>
              </w:drawing>
            </w:r>
          </w:p>
        </w:tc>
      </w:tr>
      <w:tr w:rsidR="00CC0FB3" w14:paraId="4441AA33" w14:textId="77777777" w:rsidTr="001A6D0C">
        <w:tc>
          <w:tcPr>
            <w:tcW w:w="9016" w:type="dxa"/>
          </w:tcPr>
          <w:p w14:paraId="033C8832" w14:textId="39A9AF76" w:rsidR="00CC0FB3" w:rsidRPr="00CC0FB3" w:rsidRDefault="00CC0FB3" w:rsidP="001A6D0C">
            <w:pPr>
              <w:jc w:val="both"/>
              <w:rPr>
                <w:rFonts w:ascii="Arial" w:hAnsi="Arial" w:cs="Arial"/>
                <w:lang w:val="en-US"/>
              </w:rPr>
            </w:pPr>
            <w:r w:rsidRPr="00CC0FB3">
              <w:rPr>
                <w:rFonts w:ascii="Arial" w:hAnsi="Arial" w:cs="Arial"/>
                <w:b/>
                <w:bCs/>
                <w:lang w:val="en-US"/>
              </w:rPr>
              <w:t xml:space="preserve">Figure </w:t>
            </w:r>
            <w:r w:rsidR="007165A7">
              <w:rPr>
                <w:rFonts w:ascii="Arial" w:hAnsi="Arial" w:cs="Arial"/>
                <w:b/>
                <w:bCs/>
                <w:lang w:val="en-US"/>
              </w:rPr>
              <w:t>5</w:t>
            </w:r>
            <w:r w:rsidRPr="00CC0FB3">
              <w:rPr>
                <w:rFonts w:ascii="Arial" w:hAnsi="Arial" w:cs="Arial"/>
                <w:b/>
                <w:bCs/>
                <w:lang w:val="en-US"/>
              </w:rPr>
              <w:t>.</w:t>
            </w:r>
            <w:r>
              <w:rPr>
                <w:rFonts w:ascii="Arial" w:hAnsi="Arial" w:cs="Arial"/>
                <w:lang w:val="en-US"/>
              </w:rPr>
              <w:t xml:space="preserve"> </w:t>
            </w:r>
            <w:r w:rsidR="001A6D0C">
              <w:rPr>
                <w:rFonts w:ascii="Arial" w:hAnsi="Arial" w:cs="Arial"/>
                <w:lang w:val="en-US"/>
              </w:rPr>
              <w:t>CRP curves show a preserved forward-contiguity effect for both emotional and perceptual oddball lists.</w:t>
            </w:r>
          </w:p>
        </w:tc>
      </w:tr>
    </w:tbl>
    <w:p w14:paraId="12FD15B2" w14:textId="77777777" w:rsidR="00DE488D" w:rsidRDefault="00DE488D" w:rsidP="004E592A">
      <w:pPr>
        <w:spacing w:line="480" w:lineRule="auto"/>
        <w:jc w:val="both"/>
        <w:rPr>
          <w:rFonts w:ascii="Arial" w:hAnsi="Arial" w:cs="Arial"/>
          <w:lang w:val="en-US"/>
        </w:rPr>
      </w:pPr>
    </w:p>
    <w:p w14:paraId="0310E389" w14:textId="6C6D0BDD" w:rsidR="001A6D0C" w:rsidRPr="00E87524" w:rsidRDefault="00D60B16" w:rsidP="00E87524">
      <w:pPr>
        <w:pStyle w:val="Heading3"/>
        <w:rPr>
          <w:rFonts w:ascii="Arial" w:hAnsi="Arial" w:cs="Arial"/>
          <w:b/>
          <w:bCs/>
          <w:color w:val="000000" w:themeColor="text1"/>
          <w:lang w:val="en-US"/>
        </w:rPr>
      </w:pPr>
      <w:r w:rsidRPr="00E87524">
        <w:rPr>
          <w:rFonts w:ascii="Arial" w:hAnsi="Arial" w:cs="Arial"/>
          <w:b/>
          <w:bCs/>
          <w:color w:val="000000" w:themeColor="text1"/>
          <w:lang w:val="en-US"/>
        </w:rPr>
        <w:t>Do transitions to and from oddballs modulate conditional response probability curves?</w:t>
      </w:r>
    </w:p>
    <w:p w14:paraId="57430330" w14:textId="0A03AEF3" w:rsidR="00CC0FB3" w:rsidRDefault="00CC0FB3" w:rsidP="004E592A">
      <w:pPr>
        <w:spacing w:line="480" w:lineRule="auto"/>
        <w:jc w:val="both"/>
        <w:rPr>
          <w:rFonts w:ascii="Arial" w:hAnsi="Arial" w:cs="Arial"/>
          <w:lang w:val="en-US"/>
        </w:rPr>
      </w:pPr>
    </w:p>
    <w:p w14:paraId="4A5B6609" w14:textId="0DD3A82B" w:rsidR="00AD52C1" w:rsidRDefault="00AD52C1" w:rsidP="004E592A">
      <w:pPr>
        <w:spacing w:line="480" w:lineRule="auto"/>
        <w:jc w:val="both"/>
        <w:rPr>
          <w:rFonts w:ascii="Arial" w:hAnsi="Arial" w:cs="Arial"/>
          <w:lang w:val="en-US"/>
        </w:rPr>
      </w:pPr>
      <w:r>
        <w:rPr>
          <w:rFonts w:ascii="Arial" w:hAnsi="Arial" w:cs="Arial"/>
          <w:lang w:val="en-US"/>
        </w:rPr>
        <w:tab/>
        <w:t xml:space="preserve">Our main hypothesis was </w:t>
      </w:r>
      <w:r w:rsidR="00031C24">
        <w:rPr>
          <w:rFonts w:ascii="Arial" w:hAnsi="Arial" w:cs="Arial"/>
          <w:lang w:val="en-US"/>
        </w:rPr>
        <w:t>that transitions from the oddballs would show enhanced CRP curves</w:t>
      </w:r>
      <w:r w:rsidR="00D069A6">
        <w:rPr>
          <w:rFonts w:ascii="Arial" w:hAnsi="Arial" w:cs="Arial"/>
          <w:lang w:val="en-US"/>
        </w:rPr>
        <w:t xml:space="preserve"> due to a strong contextual change which would </w:t>
      </w:r>
      <w:r w:rsidR="00DC2AB8">
        <w:rPr>
          <w:rFonts w:ascii="Arial" w:hAnsi="Arial" w:cs="Arial"/>
          <w:lang w:val="en-US"/>
        </w:rPr>
        <w:t>serve as an</w:t>
      </w:r>
      <w:r w:rsidR="00D069A6">
        <w:rPr>
          <w:rFonts w:ascii="Arial" w:hAnsi="Arial" w:cs="Arial"/>
          <w:lang w:val="en-US"/>
        </w:rPr>
        <w:t xml:space="preserve"> anchor to strongly move forwards in recall</w:t>
      </w:r>
      <w:r w:rsidR="008B7470">
        <w:rPr>
          <w:rFonts w:ascii="Arial" w:hAnsi="Arial" w:cs="Arial"/>
          <w:lang w:val="en-US"/>
        </w:rPr>
        <w:t xml:space="preserve"> after recalling the oddballs</w:t>
      </w:r>
      <w:r w:rsidR="00D069A6">
        <w:rPr>
          <w:rFonts w:ascii="Arial" w:hAnsi="Arial" w:cs="Arial"/>
          <w:lang w:val="en-US"/>
        </w:rPr>
        <w:t>, thereby, contributing to the retrograde amnesic effect</w:t>
      </w:r>
      <w:r w:rsidR="00F00E93">
        <w:rPr>
          <w:rFonts w:ascii="Arial" w:hAnsi="Arial" w:cs="Arial"/>
          <w:lang w:val="en-US"/>
        </w:rPr>
        <w:t xml:space="preserve">. </w:t>
      </w:r>
    </w:p>
    <w:p w14:paraId="00914F6A" w14:textId="5EB8EEE7" w:rsidR="00D069A6" w:rsidRDefault="00D069A6" w:rsidP="00CD375F">
      <w:pPr>
        <w:spacing w:line="480" w:lineRule="auto"/>
        <w:ind w:firstLine="720"/>
        <w:jc w:val="both"/>
        <w:rPr>
          <w:rFonts w:ascii="Arial" w:hAnsi="Arial" w:cs="Arial"/>
          <w:lang w:val="en-US"/>
        </w:rPr>
      </w:pPr>
      <w:r>
        <w:rPr>
          <w:rFonts w:ascii="Arial" w:hAnsi="Arial" w:cs="Arial"/>
          <w:lang w:val="en-US"/>
        </w:rPr>
        <w:t xml:space="preserve">We calculated CRP curves </w:t>
      </w:r>
      <w:r w:rsidR="009823EE">
        <w:rPr>
          <w:rFonts w:ascii="Arial" w:hAnsi="Arial" w:cs="Arial"/>
          <w:lang w:val="en-US"/>
        </w:rPr>
        <w:t>for</w:t>
      </w:r>
      <w:r>
        <w:rPr>
          <w:rFonts w:ascii="Arial" w:hAnsi="Arial" w:cs="Arial"/>
          <w:lang w:val="en-US"/>
        </w:rPr>
        <w:t xml:space="preserve"> items </w:t>
      </w:r>
      <w:r w:rsidR="009823EE">
        <w:rPr>
          <w:rFonts w:ascii="Arial" w:hAnsi="Arial" w:cs="Arial"/>
          <w:lang w:val="en-US"/>
        </w:rPr>
        <w:t xml:space="preserve">recalled </w:t>
      </w:r>
      <w:r>
        <w:rPr>
          <w:rFonts w:ascii="Arial" w:hAnsi="Arial" w:cs="Arial"/>
          <w:lang w:val="en-US"/>
        </w:rPr>
        <w:t xml:space="preserve">right before </w:t>
      </w:r>
      <w:r w:rsidR="009823EE">
        <w:rPr>
          <w:rFonts w:ascii="Arial" w:hAnsi="Arial" w:cs="Arial"/>
          <w:lang w:val="en-US"/>
        </w:rPr>
        <w:t xml:space="preserve">the </w:t>
      </w:r>
      <w:r>
        <w:rPr>
          <w:rFonts w:ascii="Arial" w:hAnsi="Arial" w:cs="Arial"/>
          <w:lang w:val="en-US"/>
        </w:rPr>
        <w:t xml:space="preserve">oddballs (to evaluate transitions to the oddballs) </w:t>
      </w:r>
      <w:r w:rsidR="00F4480E">
        <w:rPr>
          <w:rFonts w:ascii="Arial" w:hAnsi="Arial" w:cs="Arial"/>
          <w:lang w:val="en-US"/>
        </w:rPr>
        <w:t>and</w:t>
      </w:r>
      <w:r>
        <w:rPr>
          <w:rFonts w:ascii="Arial" w:hAnsi="Arial" w:cs="Arial"/>
          <w:lang w:val="en-US"/>
        </w:rPr>
        <w:t xml:space="preserve"> </w:t>
      </w:r>
      <w:r w:rsidR="009823EE">
        <w:rPr>
          <w:rFonts w:ascii="Arial" w:hAnsi="Arial" w:cs="Arial"/>
          <w:lang w:val="en-US"/>
        </w:rPr>
        <w:t>for</w:t>
      </w:r>
      <w:r>
        <w:rPr>
          <w:rFonts w:ascii="Arial" w:hAnsi="Arial" w:cs="Arial"/>
          <w:lang w:val="en-US"/>
        </w:rPr>
        <w:t xml:space="preserve"> items</w:t>
      </w:r>
      <w:r w:rsidR="009823EE">
        <w:rPr>
          <w:rFonts w:ascii="Arial" w:hAnsi="Arial" w:cs="Arial"/>
          <w:lang w:val="en-US"/>
        </w:rPr>
        <w:t xml:space="preserve"> recalled</w:t>
      </w:r>
      <w:r>
        <w:rPr>
          <w:rFonts w:ascii="Arial" w:hAnsi="Arial" w:cs="Arial"/>
          <w:lang w:val="en-US"/>
        </w:rPr>
        <w:t xml:space="preserve"> right after the oddballs (to evaluate transitions from the oddballs). </w:t>
      </w:r>
      <w:r w:rsidR="00227C65">
        <w:rPr>
          <w:rFonts w:ascii="Arial" w:hAnsi="Arial" w:cs="Arial"/>
          <w:lang w:val="en-US"/>
        </w:rPr>
        <w:t>Again, we found a significant main effect of lag (F(4, 36)=0.02</w:t>
      </w:r>
      <w:r w:rsidR="00144BFC">
        <w:rPr>
          <w:rFonts w:ascii="Arial" w:hAnsi="Arial" w:cs="Arial"/>
          <w:lang w:val="en-US"/>
        </w:rPr>
        <w:t>)</w:t>
      </w:r>
      <w:r w:rsidR="00227C65">
        <w:rPr>
          <w:rFonts w:ascii="Arial" w:hAnsi="Arial" w:cs="Arial"/>
          <w:lang w:val="en-US"/>
        </w:rPr>
        <w:t xml:space="preserve">, </w:t>
      </w:r>
      <w:r w:rsidR="00CA492C">
        <w:rPr>
          <w:rFonts w:ascii="Arial" w:hAnsi="Arial" w:cs="Arial"/>
          <w:lang w:val="en-US"/>
        </w:rPr>
        <w:t>which showed a contiguity effect for lag 1 (</w:t>
      </w:r>
      <w:r w:rsidR="0085244A">
        <w:rPr>
          <w:rFonts w:ascii="Arial" w:hAnsi="Arial" w:cs="Arial"/>
          <w:lang w:val="en-US"/>
        </w:rPr>
        <w:t xml:space="preserve">vs. 2, t(506)=3.44, p=0.002, </w:t>
      </w:r>
      <w:r w:rsidR="0085244A">
        <w:rPr>
          <w:rFonts w:ascii="Arial" w:hAnsi="Arial" w:cs="Arial"/>
          <w:i/>
          <w:iCs/>
          <w:lang w:val="en-US"/>
        </w:rPr>
        <w:t xml:space="preserve">Cohen’s </w:t>
      </w:r>
      <w:r w:rsidR="0085244A" w:rsidRPr="0085244A">
        <w:rPr>
          <w:rFonts w:ascii="Arial" w:hAnsi="Arial" w:cs="Arial"/>
          <w:lang w:val="en-US"/>
        </w:rPr>
        <w:t>d</w:t>
      </w:r>
      <w:r w:rsidR="0085244A">
        <w:rPr>
          <w:rFonts w:ascii="Arial" w:hAnsi="Arial" w:cs="Arial"/>
          <w:lang w:val="en-US"/>
        </w:rPr>
        <w:t xml:space="preserve">=0.15); vs. 3, t(493)=3.75, p&lt;0.001, </w:t>
      </w:r>
      <w:r w:rsidR="0085244A">
        <w:rPr>
          <w:rFonts w:ascii="Arial" w:hAnsi="Arial" w:cs="Arial"/>
          <w:i/>
          <w:iCs/>
          <w:lang w:val="en-US"/>
        </w:rPr>
        <w:t xml:space="preserve">Cohen’s </w:t>
      </w:r>
      <w:r w:rsidR="0085244A" w:rsidRPr="0085244A">
        <w:rPr>
          <w:rFonts w:ascii="Arial" w:hAnsi="Arial" w:cs="Arial"/>
          <w:lang w:val="en-US"/>
        </w:rPr>
        <w:t>d</w:t>
      </w:r>
      <w:r w:rsidR="0085244A">
        <w:rPr>
          <w:rFonts w:ascii="Arial" w:hAnsi="Arial" w:cs="Arial"/>
          <w:lang w:val="en-US"/>
        </w:rPr>
        <w:t xml:space="preserve">=0.17; vs.4, t(479)=4.29, p&lt;0.001, </w:t>
      </w:r>
      <w:r w:rsidR="0085244A">
        <w:rPr>
          <w:rFonts w:ascii="Arial" w:hAnsi="Arial" w:cs="Arial"/>
          <w:i/>
          <w:iCs/>
          <w:lang w:val="en-US"/>
        </w:rPr>
        <w:t xml:space="preserve">Cohen’s </w:t>
      </w:r>
      <w:r w:rsidR="0085244A" w:rsidRPr="0085244A">
        <w:rPr>
          <w:rFonts w:ascii="Arial" w:hAnsi="Arial" w:cs="Arial"/>
          <w:lang w:val="en-US"/>
        </w:rPr>
        <w:t>d</w:t>
      </w:r>
      <w:r w:rsidR="0085244A">
        <w:rPr>
          <w:rFonts w:ascii="Arial" w:hAnsi="Arial" w:cs="Arial"/>
          <w:lang w:val="en-US"/>
        </w:rPr>
        <w:t xml:space="preserve">=0.20; vs. 5, t(482)=4.63, p&lt;0.001, </w:t>
      </w:r>
      <w:r w:rsidR="0085244A">
        <w:rPr>
          <w:rFonts w:ascii="Arial" w:hAnsi="Arial" w:cs="Arial"/>
          <w:i/>
          <w:iCs/>
          <w:lang w:val="en-US"/>
        </w:rPr>
        <w:t xml:space="preserve">Cohen’s </w:t>
      </w:r>
      <w:r w:rsidR="0085244A" w:rsidRPr="0085244A">
        <w:rPr>
          <w:rFonts w:ascii="Arial" w:hAnsi="Arial" w:cs="Arial"/>
          <w:lang w:val="en-US"/>
        </w:rPr>
        <w:t>d</w:t>
      </w:r>
      <w:r w:rsidR="0085244A">
        <w:rPr>
          <w:rFonts w:ascii="Arial" w:hAnsi="Arial" w:cs="Arial"/>
          <w:lang w:val="en-US"/>
        </w:rPr>
        <w:t xml:space="preserve">=0.21) </w:t>
      </w:r>
      <w:r w:rsidR="00227C65" w:rsidRPr="0085244A">
        <w:rPr>
          <w:rFonts w:ascii="Arial" w:hAnsi="Arial" w:cs="Arial"/>
          <w:lang w:val="en-US"/>
        </w:rPr>
        <w:t>a</w:t>
      </w:r>
      <w:r w:rsidR="00227C65">
        <w:rPr>
          <w:rFonts w:ascii="Arial" w:hAnsi="Arial" w:cs="Arial"/>
          <w:lang w:val="en-US"/>
        </w:rPr>
        <w:t xml:space="preserve"> trend of direction (F(1,9)=4.63, p=0.06) and, importantly, a significant oddball x transition </w:t>
      </w:r>
      <w:r w:rsidR="00227C65">
        <w:rPr>
          <w:rFonts w:ascii="Arial" w:hAnsi="Arial" w:cs="Arial"/>
          <w:lang w:val="en-US"/>
        </w:rPr>
        <w:lastRenderedPageBreak/>
        <w:t xml:space="preserve">interaction (F(1,9)=14.34, p=0.004) </w:t>
      </w:r>
      <w:r w:rsidR="00144BFC">
        <w:rPr>
          <w:rFonts w:ascii="Arial" w:hAnsi="Arial" w:cs="Arial"/>
          <w:lang w:val="en-US"/>
        </w:rPr>
        <w:t>that</w:t>
      </w:r>
      <w:r w:rsidR="00227C65">
        <w:rPr>
          <w:rFonts w:ascii="Arial" w:hAnsi="Arial" w:cs="Arial"/>
          <w:lang w:val="en-US"/>
        </w:rPr>
        <w:t xml:space="preserve"> </w:t>
      </w:r>
      <w:r w:rsidR="00144BFC">
        <w:rPr>
          <w:rFonts w:ascii="Arial" w:hAnsi="Arial" w:cs="Arial"/>
          <w:lang w:val="en-US"/>
        </w:rPr>
        <w:t>revealed</w:t>
      </w:r>
      <w:r w:rsidR="00227C65">
        <w:rPr>
          <w:rFonts w:ascii="Arial" w:hAnsi="Arial" w:cs="Arial"/>
          <w:lang w:val="en-US"/>
        </w:rPr>
        <w:t xml:space="preserve"> an enhancement in CRP in transitions from emotional oddballs compared to perceptual oddballs (t(573)=4.47, p&lt;0.001</w:t>
      </w:r>
      <w:r w:rsidR="00431F41">
        <w:rPr>
          <w:rFonts w:ascii="Arial" w:hAnsi="Arial" w:cs="Arial"/>
          <w:lang w:val="en-US"/>
        </w:rPr>
        <w:t xml:space="preserve">, </w:t>
      </w:r>
      <w:r w:rsidR="00431F41">
        <w:rPr>
          <w:rFonts w:ascii="Arial" w:hAnsi="Arial" w:cs="Arial"/>
          <w:i/>
          <w:iCs/>
          <w:lang w:val="en-US"/>
        </w:rPr>
        <w:t>Cohen’s d</w:t>
      </w:r>
      <w:r w:rsidR="00431F41">
        <w:rPr>
          <w:rFonts w:ascii="Arial" w:hAnsi="Arial" w:cs="Arial"/>
          <w:lang w:val="en-US"/>
        </w:rPr>
        <w:t>=0.19</w:t>
      </w:r>
      <w:r w:rsidR="00227C65">
        <w:rPr>
          <w:rFonts w:ascii="Arial" w:hAnsi="Arial" w:cs="Arial"/>
          <w:lang w:val="en-US"/>
        </w:rPr>
        <w:t>)</w:t>
      </w:r>
      <w:r w:rsidR="00CD375F">
        <w:rPr>
          <w:rFonts w:ascii="Arial" w:hAnsi="Arial" w:cs="Arial"/>
          <w:lang w:val="en-US"/>
        </w:rPr>
        <w:t xml:space="preserve"> </w:t>
      </w:r>
      <w:r w:rsidR="00000C98">
        <w:rPr>
          <w:rFonts w:ascii="Arial" w:hAnsi="Arial" w:cs="Arial"/>
          <w:lang w:val="en-US"/>
        </w:rPr>
        <w:t>as well as a significant difference in transitions to emotional oddballs vs. transitions from emotional oddballs (t(584)=4.18, p&lt;0.001</w:t>
      </w:r>
      <w:r w:rsidR="00F2480C">
        <w:rPr>
          <w:rFonts w:ascii="Arial" w:hAnsi="Arial" w:cs="Arial"/>
          <w:lang w:val="en-US"/>
        </w:rPr>
        <w:t xml:space="preserve">, </w:t>
      </w:r>
      <w:r w:rsidR="00F2480C">
        <w:rPr>
          <w:rFonts w:ascii="Arial" w:hAnsi="Arial" w:cs="Arial"/>
          <w:i/>
          <w:iCs/>
          <w:lang w:val="en-US"/>
        </w:rPr>
        <w:t>Cohen’s d</w:t>
      </w:r>
      <w:r w:rsidR="00F2480C">
        <w:rPr>
          <w:rFonts w:ascii="Arial" w:hAnsi="Arial" w:cs="Arial"/>
          <w:lang w:val="en-US"/>
        </w:rPr>
        <w:t>=0.17</w:t>
      </w:r>
      <w:r w:rsidR="00000C98">
        <w:rPr>
          <w:rFonts w:ascii="Arial" w:hAnsi="Arial" w:cs="Arial"/>
          <w:lang w:val="en-US"/>
        </w:rPr>
        <w:t xml:space="preserve">) </w:t>
      </w:r>
      <w:r w:rsidR="00CD375F">
        <w:rPr>
          <w:rFonts w:ascii="Arial" w:hAnsi="Arial" w:cs="Arial"/>
          <w:lang w:val="en-US"/>
        </w:rPr>
        <w:t xml:space="preserve">(Fig. </w:t>
      </w:r>
      <w:r w:rsidR="007165A7">
        <w:rPr>
          <w:rFonts w:ascii="Arial" w:hAnsi="Arial" w:cs="Arial"/>
          <w:lang w:val="en-US"/>
        </w:rPr>
        <w:t>6C</w:t>
      </w:r>
      <w:r w:rsidR="00A61111">
        <w:rPr>
          <w:rFonts w:ascii="Arial" w:hAnsi="Arial" w:cs="Arial"/>
          <w:lang w:val="en-US"/>
        </w:rPr>
        <w:t>)</w:t>
      </w:r>
      <w:r w:rsidR="00227C65">
        <w:rPr>
          <w:rFonts w:ascii="Arial" w:hAnsi="Arial" w:cs="Arial"/>
          <w:lang w:val="en-US"/>
        </w:rPr>
        <w:t xml:space="preserve">. </w:t>
      </w:r>
      <w:r w:rsidR="004F0684">
        <w:rPr>
          <w:rFonts w:ascii="Arial" w:hAnsi="Arial" w:cs="Arial"/>
          <w:lang w:val="en-US"/>
        </w:rPr>
        <w:t xml:space="preserve">Indicating that transitions from emotional oddballs onwards were enhanced compared to transitions from perceptual oddballs. </w:t>
      </w:r>
      <w:r w:rsidR="00CD375F">
        <w:rPr>
          <w:rFonts w:ascii="Arial" w:hAnsi="Arial" w:cs="Arial"/>
          <w:lang w:val="en-US"/>
        </w:rPr>
        <w:t>None of the other effects reached significan</w:t>
      </w:r>
      <w:r w:rsidR="00F4480E">
        <w:rPr>
          <w:rFonts w:ascii="Arial" w:hAnsi="Arial" w:cs="Arial"/>
          <w:lang w:val="en-US"/>
        </w:rPr>
        <w:t>ce</w:t>
      </w:r>
      <w:r w:rsidR="00CD375F">
        <w:rPr>
          <w:rFonts w:ascii="Arial" w:hAnsi="Arial" w:cs="Arial"/>
          <w:lang w:val="en-US"/>
        </w:rPr>
        <w:t xml:space="preserve"> levels.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CD375F" w14:paraId="5603C72A" w14:textId="77777777" w:rsidTr="00CD375F">
        <w:tc>
          <w:tcPr>
            <w:tcW w:w="9016" w:type="dxa"/>
          </w:tcPr>
          <w:p w14:paraId="51A22F77" w14:textId="453CDAC8" w:rsidR="00CD375F" w:rsidRDefault="009A2156" w:rsidP="009A2156">
            <w:pPr>
              <w:spacing w:line="480" w:lineRule="auto"/>
              <w:jc w:val="center"/>
              <w:rPr>
                <w:rFonts w:ascii="Arial" w:hAnsi="Arial" w:cs="Arial"/>
                <w:lang w:val="en-US"/>
              </w:rPr>
            </w:pPr>
            <w:r>
              <w:rPr>
                <w:rFonts w:ascii="Arial" w:hAnsi="Arial" w:cs="Arial"/>
                <w:noProof/>
                <w:lang w:val="en-US"/>
              </w:rPr>
              <w:drawing>
                <wp:inline distT="0" distB="0" distL="0" distR="0" wp14:anchorId="4AA1F775" wp14:editId="037718CB">
                  <wp:extent cx="5655212" cy="4071071"/>
                  <wp:effectExtent l="0" t="0" r="0" b="5715"/>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rotWithShape="1">
                          <a:blip r:embed="rId20"/>
                          <a:srcRect l="12026" t="16362" r="6481" b="5425"/>
                          <a:stretch/>
                        </pic:blipFill>
                        <pic:spPr bwMode="auto">
                          <a:xfrm>
                            <a:off x="0" y="0"/>
                            <a:ext cx="5681461" cy="4089967"/>
                          </a:xfrm>
                          <a:prstGeom prst="rect">
                            <a:avLst/>
                          </a:prstGeom>
                          <a:ln>
                            <a:noFill/>
                          </a:ln>
                          <a:extLst>
                            <a:ext uri="{53640926-AAD7-44D8-BBD7-CCE9431645EC}">
                              <a14:shadowObscured xmlns:a14="http://schemas.microsoft.com/office/drawing/2010/main"/>
                            </a:ext>
                          </a:extLst>
                        </pic:spPr>
                      </pic:pic>
                    </a:graphicData>
                  </a:graphic>
                </wp:inline>
              </w:drawing>
            </w:r>
          </w:p>
        </w:tc>
      </w:tr>
      <w:tr w:rsidR="00CD375F" w14:paraId="15315793" w14:textId="77777777" w:rsidTr="00CD375F">
        <w:tc>
          <w:tcPr>
            <w:tcW w:w="9016" w:type="dxa"/>
          </w:tcPr>
          <w:p w14:paraId="69FC756A" w14:textId="6C930546" w:rsidR="00CD375F" w:rsidRPr="00CD375F" w:rsidRDefault="00CD375F" w:rsidP="00CD375F">
            <w:pPr>
              <w:jc w:val="both"/>
              <w:rPr>
                <w:rFonts w:ascii="Arial" w:hAnsi="Arial" w:cs="Arial"/>
                <w:lang w:val="en-US"/>
              </w:rPr>
            </w:pPr>
            <w:r w:rsidRPr="00CD375F">
              <w:rPr>
                <w:rFonts w:ascii="Arial" w:hAnsi="Arial" w:cs="Arial"/>
                <w:b/>
                <w:bCs/>
                <w:lang w:val="en-US"/>
              </w:rPr>
              <w:t xml:space="preserve">Figure </w:t>
            </w:r>
            <w:r w:rsidR="007165A7">
              <w:rPr>
                <w:rFonts w:ascii="Arial" w:hAnsi="Arial" w:cs="Arial"/>
                <w:b/>
                <w:bCs/>
                <w:lang w:val="en-US"/>
              </w:rPr>
              <w:t>6</w:t>
            </w:r>
            <w:r w:rsidRPr="00CD375F">
              <w:rPr>
                <w:rFonts w:ascii="Arial" w:hAnsi="Arial" w:cs="Arial"/>
                <w:b/>
                <w:bCs/>
                <w:lang w:val="en-US"/>
              </w:rPr>
              <w:t>.</w:t>
            </w:r>
            <w:r>
              <w:rPr>
                <w:rFonts w:ascii="Arial" w:hAnsi="Arial" w:cs="Arial"/>
                <w:b/>
                <w:bCs/>
                <w:lang w:val="en-US"/>
              </w:rPr>
              <w:t xml:space="preserve"> </w:t>
            </w:r>
            <w:r w:rsidR="009A2156" w:rsidRPr="009A2156">
              <w:rPr>
                <w:rFonts w:ascii="Arial" w:hAnsi="Arial" w:cs="Arial"/>
                <w:lang w:val="en-US"/>
              </w:rPr>
              <w:t>A)</w:t>
            </w:r>
            <w:r w:rsidR="009A2156">
              <w:rPr>
                <w:rFonts w:ascii="Arial" w:hAnsi="Arial" w:cs="Arial"/>
                <w:lang w:val="en-US"/>
              </w:rPr>
              <w:t xml:space="preserve"> Examples of a subset of items presented at encoding in emotional (E) and perceptual (P) lists. B) Example of item transitions (in relation to lag values) depending on whether transitions were to or from oddballs. </w:t>
            </w:r>
            <w:r w:rsidR="009A2156" w:rsidRPr="009A2156">
              <w:rPr>
                <w:rFonts w:ascii="Arial" w:hAnsi="Arial" w:cs="Arial"/>
                <w:lang w:val="en-US"/>
              </w:rPr>
              <w:t xml:space="preserve">C) </w:t>
            </w:r>
            <w:r w:rsidRPr="00CD375F">
              <w:rPr>
                <w:rFonts w:ascii="Arial" w:hAnsi="Arial" w:cs="Arial"/>
                <w:lang w:val="en-US"/>
              </w:rPr>
              <w:t>CRP curves in transitions to and from</w:t>
            </w:r>
            <w:r>
              <w:rPr>
                <w:rFonts w:ascii="Arial" w:hAnsi="Arial" w:cs="Arial"/>
                <w:lang w:val="en-US"/>
              </w:rPr>
              <w:t xml:space="preserve"> emotional and perceptual</w:t>
            </w:r>
            <w:r w:rsidRPr="00CD375F">
              <w:rPr>
                <w:rFonts w:ascii="Arial" w:hAnsi="Arial" w:cs="Arial"/>
                <w:lang w:val="en-US"/>
              </w:rPr>
              <w:t xml:space="preserve"> oddballs</w:t>
            </w:r>
            <w:r>
              <w:rPr>
                <w:rFonts w:ascii="Arial" w:hAnsi="Arial" w:cs="Arial"/>
                <w:lang w:val="en-US"/>
              </w:rPr>
              <w:t xml:space="preserve">. Transitions from emotional oddballs show enhanced CRP compared to perceptual oddball lists. </w:t>
            </w:r>
          </w:p>
        </w:tc>
      </w:tr>
    </w:tbl>
    <w:p w14:paraId="18950423" w14:textId="77777777" w:rsidR="008B546E" w:rsidRDefault="008B546E" w:rsidP="008B546E">
      <w:pPr>
        <w:pStyle w:val="Heading2"/>
        <w:rPr>
          <w:lang w:val="en-US"/>
        </w:rPr>
      </w:pPr>
    </w:p>
    <w:p w14:paraId="30D7CB96" w14:textId="24B9213A" w:rsidR="00890224" w:rsidRDefault="00890224" w:rsidP="008B546E">
      <w:pPr>
        <w:pStyle w:val="Heading2"/>
        <w:rPr>
          <w:rFonts w:ascii="Arial" w:hAnsi="Arial" w:cs="Arial"/>
          <w:b/>
          <w:bCs/>
          <w:color w:val="auto"/>
          <w:lang w:val="en-US"/>
        </w:rPr>
      </w:pPr>
      <w:r w:rsidRPr="00BA710C">
        <w:rPr>
          <w:rFonts w:ascii="Arial" w:hAnsi="Arial" w:cs="Arial"/>
          <w:b/>
          <w:bCs/>
          <w:color w:val="auto"/>
          <w:lang w:val="en-US"/>
        </w:rPr>
        <w:t>Does enhanced forward contiguity in emotional oddball lists explain retrograde amnesia?</w:t>
      </w:r>
    </w:p>
    <w:p w14:paraId="6D3C6870" w14:textId="417F7DA2" w:rsidR="000631B9" w:rsidRDefault="000631B9" w:rsidP="000631B9">
      <w:pPr>
        <w:rPr>
          <w:lang w:val="en-US"/>
        </w:rPr>
      </w:pPr>
    </w:p>
    <w:p w14:paraId="733F1B5F" w14:textId="2E5282CD" w:rsidR="003358B4" w:rsidRPr="00EB3E93" w:rsidRDefault="000631B9" w:rsidP="00AF212A">
      <w:pPr>
        <w:spacing w:line="480" w:lineRule="auto"/>
        <w:jc w:val="both"/>
        <w:rPr>
          <w:rFonts w:ascii="Arial" w:hAnsi="Arial" w:cs="Arial"/>
          <w:color w:val="FF0000"/>
          <w:lang w:val="en-US"/>
        </w:rPr>
      </w:pPr>
      <w:r>
        <w:rPr>
          <w:lang w:val="en-US"/>
        </w:rPr>
        <w:lastRenderedPageBreak/>
        <w:tab/>
      </w:r>
      <w:r w:rsidRPr="000631B9">
        <w:rPr>
          <w:rFonts w:ascii="Arial" w:hAnsi="Arial" w:cs="Arial"/>
          <w:lang w:val="en-US"/>
        </w:rPr>
        <w:t>In lists conta</w:t>
      </w:r>
      <w:r>
        <w:rPr>
          <w:rFonts w:ascii="Arial" w:hAnsi="Arial" w:cs="Arial"/>
          <w:lang w:val="en-US"/>
        </w:rPr>
        <w:t xml:space="preserve">ining emotional and perceptual oddballs we found that while transitions to the oddballs preserved a contiguity effect, the forward effect was </w:t>
      </w:r>
      <w:r w:rsidR="00A61111">
        <w:rPr>
          <w:rFonts w:ascii="Arial" w:hAnsi="Arial" w:cs="Arial"/>
          <w:lang w:val="en-US"/>
        </w:rPr>
        <w:t>modulate</w:t>
      </w:r>
      <w:r w:rsidR="00BB5C9B">
        <w:rPr>
          <w:rFonts w:ascii="Arial" w:hAnsi="Arial" w:cs="Arial"/>
          <w:lang w:val="en-US"/>
        </w:rPr>
        <w:t>d</w:t>
      </w:r>
      <w:r>
        <w:rPr>
          <w:rFonts w:ascii="Arial" w:hAnsi="Arial" w:cs="Arial"/>
          <w:lang w:val="en-US"/>
        </w:rPr>
        <w:t xml:space="preserve"> (Fig. </w:t>
      </w:r>
      <w:r w:rsidR="007165A7">
        <w:rPr>
          <w:rFonts w:ascii="Arial" w:hAnsi="Arial" w:cs="Arial"/>
          <w:lang w:val="en-US"/>
        </w:rPr>
        <w:t>6</w:t>
      </w:r>
      <w:r w:rsidR="0060771C">
        <w:rPr>
          <w:rFonts w:ascii="Arial" w:hAnsi="Arial" w:cs="Arial"/>
          <w:lang w:val="en-US"/>
        </w:rPr>
        <w:t>C</w:t>
      </w:r>
      <w:r>
        <w:rPr>
          <w:rFonts w:ascii="Arial" w:hAnsi="Arial" w:cs="Arial"/>
          <w:lang w:val="en-US"/>
        </w:rPr>
        <w:t xml:space="preserve">). </w:t>
      </w:r>
      <w:r w:rsidR="00BB5C9B">
        <w:rPr>
          <w:rFonts w:ascii="Arial" w:hAnsi="Arial" w:cs="Arial"/>
          <w:lang w:val="en-US"/>
        </w:rPr>
        <w:t xml:space="preserve">As hypothesized, transitions from emotional oddballs showed an enhancement in the CRP curves which was not present in transitions from perceptual oddballs. </w:t>
      </w:r>
      <w:r>
        <w:rPr>
          <w:rFonts w:ascii="Arial" w:hAnsi="Arial" w:cs="Arial"/>
          <w:lang w:val="en-US"/>
        </w:rPr>
        <w:t xml:space="preserve">We next </w:t>
      </w:r>
      <w:r w:rsidR="000B10A3">
        <w:rPr>
          <w:rFonts w:ascii="Arial" w:hAnsi="Arial" w:cs="Arial"/>
          <w:lang w:val="en-US"/>
        </w:rPr>
        <w:t>s</w:t>
      </w:r>
      <w:r>
        <w:rPr>
          <w:rFonts w:ascii="Arial" w:hAnsi="Arial" w:cs="Arial"/>
          <w:lang w:val="en-US"/>
        </w:rPr>
        <w:t>ought to test whether this CRP enhancement in transitions from emotional oddballs (specially at lag +1) explained retrograde amnesia for E-1 items. A Spearman’s rank correlation, however, did not show a significant relationship between the two variables</w:t>
      </w:r>
      <w:r w:rsidR="00BB5C9B">
        <w:rPr>
          <w:rFonts w:ascii="Arial" w:hAnsi="Arial" w:cs="Arial"/>
          <w:lang w:val="en-US"/>
        </w:rPr>
        <w:t xml:space="preserve"> [E-1 normalized recall and lag +1 values],</w:t>
      </w:r>
      <w:r>
        <w:rPr>
          <w:rFonts w:ascii="Arial" w:hAnsi="Arial" w:cs="Arial"/>
          <w:lang w:val="en-US"/>
        </w:rPr>
        <w:t xml:space="preserve"> (rho=-0.04, p=0.76) (Fig</w:t>
      </w:r>
      <w:r w:rsidR="00983A71">
        <w:rPr>
          <w:rFonts w:ascii="Arial" w:hAnsi="Arial" w:cs="Arial"/>
          <w:lang w:val="en-US"/>
        </w:rPr>
        <w:t>.</w:t>
      </w:r>
      <w:r>
        <w:rPr>
          <w:rFonts w:ascii="Arial" w:hAnsi="Arial" w:cs="Arial"/>
          <w:lang w:val="en-US"/>
        </w:rPr>
        <w:t xml:space="preserve"> </w:t>
      </w:r>
      <w:r w:rsidR="00F67C1C">
        <w:rPr>
          <w:rFonts w:ascii="Arial" w:hAnsi="Arial" w:cs="Arial"/>
          <w:lang w:val="en-US"/>
        </w:rPr>
        <w:t>S</w:t>
      </w:r>
      <w:r w:rsidR="0045457F">
        <w:rPr>
          <w:rFonts w:ascii="Arial" w:hAnsi="Arial" w:cs="Arial"/>
          <w:lang w:val="en-US"/>
        </w:rPr>
        <w:t>2</w:t>
      </w:r>
      <w:r>
        <w:rPr>
          <w:rFonts w:ascii="Arial" w:hAnsi="Arial" w:cs="Arial"/>
          <w:lang w:val="en-US"/>
        </w:rPr>
        <w:t>).</w:t>
      </w:r>
      <w:r w:rsidR="00D75A30">
        <w:rPr>
          <w:rFonts w:ascii="Arial" w:hAnsi="Arial" w:cs="Arial"/>
          <w:lang w:val="en-US"/>
        </w:rPr>
        <w:t xml:space="preserve"> </w:t>
      </w:r>
      <w:del w:id="158" w:author="Peris Yague, Alba" w:date="2021-05-05T16:22:00Z">
        <w:r w:rsidR="00F96A75" w:rsidRPr="00F96A75" w:rsidDel="00B337A8">
          <w:rPr>
            <w:rFonts w:ascii="Arial" w:hAnsi="Arial" w:cs="Arial"/>
            <w:color w:val="FF0000"/>
            <w:lang w:val="en-US"/>
          </w:rPr>
          <w:delText xml:space="preserve">This lack of relationship between E-1 recall and lag +1 values could potentially be due to the fact that </w:delText>
        </w:r>
        <w:r w:rsidR="00F96A75" w:rsidDel="00B337A8">
          <w:rPr>
            <w:rFonts w:ascii="Arial" w:hAnsi="Arial" w:cs="Arial"/>
            <w:color w:val="FF0000"/>
            <w:lang w:val="en-US"/>
          </w:rPr>
          <w:delText xml:space="preserve">the retrograde amnesia previously reported in other tasks was not present in this task. </w:delText>
        </w:r>
        <w:r w:rsidR="00632472" w:rsidDel="00B337A8">
          <w:rPr>
            <w:rFonts w:ascii="Arial" w:hAnsi="Arial" w:cs="Arial"/>
            <w:color w:val="FF0000"/>
            <w:lang w:val="en-US"/>
          </w:rPr>
          <w:delText xml:space="preserve">We decided to investigate whether valence and arousal levels of each item </w:delText>
        </w:r>
        <w:r w:rsidR="00072B06" w:rsidDel="00B337A8">
          <w:rPr>
            <w:rFonts w:ascii="Arial" w:hAnsi="Arial" w:cs="Arial"/>
            <w:color w:val="FF0000"/>
            <w:lang w:val="en-US"/>
          </w:rPr>
          <w:delText xml:space="preserve">influenced E and E-1 recall. </w:delText>
        </w:r>
        <w:r w:rsidR="004D4F25" w:rsidDel="00B337A8">
          <w:rPr>
            <w:rFonts w:ascii="Arial" w:hAnsi="Arial" w:cs="Arial"/>
            <w:color w:val="FF0000"/>
            <w:lang w:val="en-US"/>
          </w:rPr>
          <w:delText xml:space="preserve">We obtained valence and arousal values from </w:delText>
        </w:r>
        <w:r w:rsidR="004D4F25" w:rsidDel="00B337A8">
          <w:rPr>
            <w:rFonts w:ascii="Arial" w:hAnsi="Arial" w:cs="Arial"/>
            <w:color w:val="FF0000"/>
            <w:lang w:val="en-US"/>
          </w:rPr>
          <w:fldChar w:fldCharType="begin" w:fldLock="1"/>
        </w:r>
        <w:r w:rsidR="004D4F25" w:rsidDel="00B337A8">
          <w:rPr>
            <w:rFonts w:ascii="Arial" w:hAnsi="Arial" w:cs="Arial"/>
            <w:color w:val="FF0000"/>
            <w:lang w:val="en-US"/>
          </w:rPr>
          <w:delInstrText>ADDIN CSL_CITATION {"citationItems":[{"id":"ITEM-1","itemData":{"DOI":"10.3758/s13428-015-0700-2","ISSN":"15543528","PMID":"26850056","abstract":"Most current models of research on emotion recognize valence (how pleasant a stimulus is) and arousal (the level of activation or intensity that a stimulus elicits) as important components in the classification of affective experiences (Barrett, 1998; Kuppens, Tuerlinckx, Russell, &amp; Barrett, 2012). Here we present a set of norms for valence and arousal for a very large set of Spanish words, including items from a variety of frequencies, semantic categories, and parts of speech, including a subset of conjugated verbs. In this regard, we found that there were significant but very small differences between the ratings for conjugations of the same verb, validating the practice of applying the ratings for infinitives to all derived forms of the verb. Our norms show a high degree of reliability and are strongly correlated with those of Redondo, Fraga, Padrón, and Comesaña’s (2007) Spanish version of the influential Affective Norms for English Words (Bradley &amp; Lang, 1999), as well as those from Warriner, Kuperman, and Brysbaert (2013), the largest available set of emotional norms for English words. Additionally, we included measures of word prevalence—that is, the percentage of participants that knew a particular word—for each variable (Keuleers, Stevens, Mandera, &amp; Brysbaert, 2015). Our large set of norms in Spanish not only will facilitate the creation of stimuli and the analysis of texts in that language, but also will be useful for cross-language comparisons and research on emotional aspects of bilingualism. The norms can be downloaded and available as a supplementary materials to this article.","author":[{"dropping-particle":"","family":"Stadthagen-Gonzalez","given":"Hans","non-dropping-particle":"","parse-names":false,"suffix":""},{"dropping-particle":"","family":"Imbault","given":"Constance","non-dropping-particle":"","parse-names":false,"suffix":""},{"dropping-particle":"","family":"Pérez Sánchez","given":"Miguel A.","non-dropping-particle":"","parse-names":false,"suffix":""},{"dropping-particle":"","family":"Brysbaert","given":"Marc","non-dropping-particle":"","parse-names":false,"suffix":""}],"container-title":"Behavior Research Methods","id":"ITEM-1","issue":"1","issued":{"date-parts":[["2017"]]},"page":"111-123","publisher":"Behavior Research Methods","title":"Norms of valence and arousal for 14,031 Spanish words","type":"article-journal","volume":"49"},"uris":["http://www.mendeley.com/documents/?uuid=cccfd56d-79b8-465c-a375-32b5c329186b"]}],"mendeley":{"formattedCitation":"(Stadthagen-Gonzalez et al., 2017)","plainTextFormattedCitation":"(Stadthagen-Gonzalez et al., 2017)"},"properties":{"noteIndex":0},"schema":"https://github.com/citation-style-language/schema/raw/master/csl-citation.json"}</w:delInstrText>
        </w:r>
        <w:r w:rsidR="004D4F25" w:rsidDel="00B337A8">
          <w:rPr>
            <w:rFonts w:ascii="Arial" w:hAnsi="Arial" w:cs="Arial"/>
            <w:color w:val="FF0000"/>
            <w:lang w:val="en-US"/>
          </w:rPr>
          <w:fldChar w:fldCharType="separate"/>
        </w:r>
        <w:r w:rsidR="004D4F25" w:rsidRPr="004D4F25" w:rsidDel="00B337A8">
          <w:rPr>
            <w:rFonts w:ascii="Arial" w:hAnsi="Arial" w:cs="Arial"/>
            <w:noProof/>
            <w:color w:val="FF0000"/>
            <w:lang w:val="en-US"/>
          </w:rPr>
          <w:delText>(Stadthagen-Gonzalez et al., 2017)</w:delText>
        </w:r>
        <w:r w:rsidR="004D4F25" w:rsidDel="00B337A8">
          <w:rPr>
            <w:rFonts w:ascii="Arial" w:hAnsi="Arial" w:cs="Arial"/>
            <w:color w:val="FF0000"/>
            <w:lang w:val="en-US"/>
          </w:rPr>
          <w:fldChar w:fldCharType="end"/>
        </w:r>
        <w:r w:rsidR="004D4F25" w:rsidDel="00B337A8">
          <w:rPr>
            <w:rFonts w:ascii="Arial" w:hAnsi="Arial" w:cs="Arial"/>
            <w:color w:val="FF0000"/>
            <w:lang w:val="en-US"/>
          </w:rPr>
          <w:delText xml:space="preserve"> for all items used in the present paradigm except for 2 (ahogado (drowned), paraplégico (paraplegic)) because values for arousal and valence for these items were not available in the database. We found that both </w:delText>
        </w:r>
        <w:r w:rsidR="00EB3E93" w:rsidDel="00B337A8">
          <w:rPr>
            <w:rFonts w:ascii="Arial" w:hAnsi="Arial" w:cs="Arial"/>
            <w:color w:val="FF0000"/>
            <w:lang w:val="en-US"/>
          </w:rPr>
          <w:delText>mean valence (X</w:delText>
        </w:r>
        <w:r w:rsidR="00EB3E93" w:rsidDel="00B337A8">
          <w:rPr>
            <w:rFonts w:ascii="Arial" w:hAnsi="Arial" w:cs="Arial"/>
            <w:color w:val="FF0000"/>
            <w:vertAlign w:val="superscript"/>
            <w:lang w:val="en-US"/>
          </w:rPr>
          <w:delText>2</w:delText>
        </w:r>
        <w:r w:rsidR="00EB3E93" w:rsidDel="00B337A8">
          <w:rPr>
            <w:rFonts w:ascii="Arial" w:hAnsi="Arial" w:cs="Arial"/>
            <w:color w:val="FF0000"/>
            <w:lang w:val="en-US"/>
          </w:rPr>
          <w:delText>(1)=15.21, p&lt;0.0001) and arousal mean (X</w:delText>
        </w:r>
        <w:r w:rsidR="00EB3E93" w:rsidDel="00B337A8">
          <w:rPr>
            <w:rFonts w:ascii="Arial" w:hAnsi="Arial" w:cs="Arial"/>
            <w:color w:val="FF0000"/>
            <w:vertAlign w:val="superscript"/>
            <w:lang w:val="en-US"/>
          </w:rPr>
          <w:delText>2</w:delText>
        </w:r>
        <w:r w:rsidR="00EB3E93" w:rsidDel="00B337A8">
          <w:rPr>
            <w:rFonts w:ascii="Arial" w:hAnsi="Arial" w:cs="Arial"/>
            <w:color w:val="FF0000"/>
            <w:lang w:val="en-US"/>
          </w:rPr>
          <w:delText xml:space="preserve">(1)=4.07, p=0.04) significantly influenced recall for emotional items. </w:delText>
        </w:r>
        <w:r w:rsidR="00677777" w:rsidDel="00B337A8">
          <w:rPr>
            <w:rFonts w:ascii="Arial" w:hAnsi="Arial" w:cs="Arial"/>
            <w:color w:val="FF0000"/>
            <w:lang w:val="en-US"/>
          </w:rPr>
          <w:delText xml:space="preserve">Both valence and arousal were rated in a 9-point scale where valence was rated from 1=unhappy to 9=happy, and arousal from 1=quiet to </w:delText>
        </w:r>
        <w:r w:rsidR="005729AC" w:rsidDel="00B337A8">
          <w:rPr>
            <w:rFonts w:ascii="Arial" w:hAnsi="Arial" w:cs="Arial"/>
            <w:color w:val="FF0000"/>
            <w:lang w:val="en-US"/>
          </w:rPr>
          <w:delText>9</w:delText>
        </w:r>
        <w:r w:rsidR="00677777" w:rsidDel="00B337A8">
          <w:rPr>
            <w:rFonts w:ascii="Arial" w:hAnsi="Arial" w:cs="Arial"/>
            <w:color w:val="FF0000"/>
            <w:lang w:val="en-US"/>
          </w:rPr>
          <w:delText xml:space="preserve">=excited. </w:delText>
        </w:r>
        <w:r w:rsidR="00DC31A8" w:rsidDel="00B337A8">
          <w:rPr>
            <w:rFonts w:ascii="Arial" w:hAnsi="Arial" w:cs="Arial"/>
            <w:color w:val="FF0000"/>
            <w:lang w:val="en-US"/>
          </w:rPr>
          <w:delText xml:space="preserve">Therefore, </w:delText>
        </w:r>
        <w:r w:rsidR="000648B8" w:rsidDel="00B337A8">
          <w:rPr>
            <w:rFonts w:ascii="Arial" w:hAnsi="Arial" w:cs="Arial"/>
            <w:color w:val="FF0000"/>
            <w:lang w:val="en-US"/>
          </w:rPr>
          <w:delText>both, low valence and low arousal items were positively influencing the items recall</w:delText>
        </w:r>
        <w:r w:rsidR="00A46C84" w:rsidDel="00B337A8">
          <w:rPr>
            <w:rFonts w:ascii="Arial" w:hAnsi="Arial" w:cs="Arial"/>
            <w:color w:val="FF0000"/>
            <w:lang w:val="en-US"/>
          </w:rPr>
          <w:delText xml:space="preserve"> (Fig S5)</w:delText>
        </w:r>
        <w:r w:rsidR="000648B8" w:rsidDel="00B337A8">
          <w:rPr>
            <w:rFonts w:ascii="Arial" w:hAnsi="Arial" w:cs="Arial"/>
            <w:color w:val="FF0000"/>
            <w:lang w:val="en-US"/>
          </w:rPr>
          <w:delText>.</w:delText>
        </w:r>
        <w:r w:rsidR="00FD6030" w:rsidDel="00B337A8">
          <w:rPr>
            <w:rFonts w:ascii="Arial" w:hAnsi="Arial" w:cs="Arial"/>
            <w:color w:val="FF0000"/>
            <w:lang w:val="en-US"/>
          </w:rPr>
          <w:delText xml:space="preserve"> Our key question was whether these influence of valence and arousal on emotional items recall influenced E-1 items recall</w:delText>
        </w:r>
      </w:del>
    </w:p>
    <w:p w14:paraId="5073D92D" w14:textId="5F4A5F8C" w:rsidR="00D466E4" w:rsidRDefault="00D466E4" w:rsidP="00D466E4">
      <w:pPr>
        <w:pStyle w:val="Heading1"/>
        <w:rPr>
          <w:rFonts w:ascii="Arial" w:hAnsi="Arial" w:cs="Arial"/>
          <w:b/>
          <w:bCs/>
          <w:color w:val="auto"/>
          <w:lang w:val="en-US"/>
        </w:rPr>
      </w:pPr>
      <w:commentRangeStart w:id="159"/>
      <w:r>
        <w:rPr>
          <w:rFonts w:ascii="Arial" w:hAnsi="Arial" w:cs="Arial"/>
          <w:b/>
          <w:bCs/>
          <w:color w:val="auto"/>
          <w:lang w:val="en-US"/>
        </w:rPr>
        <w:t>DISCUSSION</w:t>
      </w:r>
      <w:r w:rsidR="002F09DE">
        <w:rPr>
          <w:rFonts w:ascii="Arial" w:hAnsi="Arial" w:cs="Arial"/>
          <w:b/>
          <w:bCs/>
          <w:color w:val="auto"/>
          <w:lang w:val="en-US"/>
        </w:rPr>
        <w:t xml:space="preserve"> </w:t>
      </w:r>
      <w:commentRangeEnd w:id="159"/>
      <w:r w:rsidR="00144AB9">
        <w:rPr>
          <w:rStyle w:val="CommentReference"/>
          <w:rFonts w:asciiTheme="minorHAnsi" w:eastAsiaTheme="minorHAnsi" w:hAnsiTheme="minorHAnsi" w:cstheme="minorBidi"/>
          <w:color w:val="auto"/>
        </w:rPr>
        <w:commentReference w:id="159"/>
      </w:r>
    </w:p>
    <w:p w14:paraId="730B23EB" w14:textId="0D6DE669" w:rsidR="00D466E4" w:rsidRDefault="00D466E4" w:rsidP="00D466E4">
      <w:pPr>
        <w:rPr>
          <w:lang w:val="en-US"/>
        </w:rPr>
      </w:pPr>
    </w:p>
    <w:p w14:paraId="4C2CFD52" w14:textId="45A57F7B" w:rsidR="00D466E4" w:rsidRDefault="002C17CD" w:rsidP="001F2210">
      <w:pPr>
        <w:spacing w:line="480" w:lineRule="auto"/>
        <w:ind w:firstLine="360"/>
        <w:jc w:val="both"/>
        <w:rPr>
          <w:rFonts w:ascii="Arial" w:hAnsi="Arial" w:cs="Arial"/>
          <w:lang w:val="en-US"/>
        </w:rPr>
      </w:pPr>
      <w:del w:id="160" w:author="Peris Yague, Alba" w:date="2021-05-05T17:16:00Z">
        <w:r w:rsidRPr="002C17CD" w:rsidDel="00FD6653">
          <w:rPr>
            <w:rFonts w:ascii="Arial" w:hAnsi="Arial" w:cs="Arial"/>
            <w:lang w:val="en-US"/>
          </w:rPr>
          <w:delText xml:space="preserve">In the </w:delText>
        </w:r>
        <w:r w:rsidDel="00FD6653">
          <w:rPr>
            <w:rFonts w:ascii="Arial" w:hAnsi="Arial" w:cs="Arial"/>
            <w:lang w:val="en-US"/>
          </w:rPr>
          <w:delText xml:space="preserve">present study, </w:delText>
        </w:r>
        <w:r w:rsidR="00334520" w:rsidDel="00FD6653">
          <w:rPr>
            <w:rFonts w:ascii="Arial" w:hAnsi="Arial" w:cs="Arial"/>
            <w:lang w:val="en-US"/>
          </w:rPr>
          <w:delText>w</w:delText>
        </w:r>
        <w:r w:rsidR="00334520" w:rsidDel="005C6832">
          <w:rPr>
            <w:rFonts w:ascii="Arial" w:hAnsi="Arial" w:cs="Arial"/>
            <w:lang w:val="en-US"/>
          </w:rPr>
          <w:delText xml:space="preserve">e investigated CRP curves modulation </w:delText>
        </w:r>
        <w:r w:rsidR="00E27058" w:rsidDel="005C6832">
          <w:rPr>
            <w:rFonts w:ascii="Arial" w:hAnsi="Arial" w:cs="Arial"/>
            <w:lang w:val="en-US"/>
          </w:rPr>
          <w:delText>in an</w:delText>
        </w:r>
        <w:r w:rsidR="00334520" w:rsidDel="005C6832">
          <w:rPr>
            <w:rFonts w:ascii="Arial" w:hAnsi="Arial" w:cs="Arial"/>
            <w:lang w:val="en-US"/>
          </w:rPr>
          <w:delText xml:space="preserve"> oddball </w:delText>
        </w:r>
        <w:r w:rsidR="00E27058" w:rsidDel="005C6832">
          <w:rPr>
            <w:rFonts w:ascii="Arial" w:hAnsi="Arial" w:cs="Arial"/>
            <w:lang w:val="en-US"/>
          </w:rPr>
          <w:delText>task</w:delText>
        </w:r>
        <w:r w:rsidR="00334520" w:rsidDel="005C6832">
          <w:rPr>
            <w:rFonts w:ascii="Arial" w:hAnsi="Arial" w:cs="Arial"/>
            <w:lang w:val="en-US"/>
          </w:rPr>
          <w:delText xml:space="preserve">. </w:delText>
        </w:r>
      </w:del>
      <w:r w:rsidR="00334520">
        <w:rPr>
          <w:rFonts w:ascii="Arial" w:hAnsi="Arial" w:cs="Arial"/>
          <w:lang w:val="en-US"/>
        </w:rPr>
        <w:t>W</w:t>
      </w:r>
      <w:r>
        <w:rPr>
          <w:rFonts w:ascii="Arial" w:hAnsi="Arial" w:cs="Arial"/>
          <w:lang w:val="en-US"/>
        </w:rPr>
        <w:t xml:space="preserve">e </w:t>
      </w:r>
      <w:r w:rsidR="002A2F21">
        <w:rPr>
          <w:rFonts w:ascii="Arial" w:hAnsi="Arial" w:cs="Arial"/>
          <w:lang w:val="en-US"/>
        </w:rPr>
        <w:t>calculated CRP curves</w:t>
      </w:r>
      <w:r w:rsidR="0096285B">
        <w:rPr>
          <w:rFonts w:ascii="Arial" w:hAnsi="Arial" w:cs="Arial"/>
          <w:lang w:val="en-US"/>
        </w:rPr>
        <w:t xml:space="preserve"> on recalled items from an oddball paradigm that presented word</w:t>
      </w:r>
      <w:r w:rsidR="007837D2">
        <w:rPr>
          <w:rFonts w:ascii="Arial" w:hAnsi="Arial" w:cs="Arial"/>
          <w:lang w:val="en-US"/>
        </w:rPr>
        <w:t>-item lists which contained either an emotional oddball (aversive in content) or a perceptual oddball (presented in a different font).</w:t>
      </w:r>
      <w:r w:rsidR="006A7BE0">
        <w:rPr>
          <w:rFonts w:ascii="Arial" w:hAnsi="Arial" w:cs="Arial"/>
          <w:lang w:val="en-US"/>
        </w:rPr>
        <w:t xml:space="preserve"> </w:t>
      </w:r>
      <w:r w:rsidR="00295F06">
        <w:rPr>
          <w:rFonts w:ascii="Arial" w:hAnsi="Arial" w:cs="Arial"/>
          <w:lang w:val="en-US"/>
        </w:rPr>
        <w:t>O</w:t>
      </w:r>
      <w:r w:rsidR="006A7BE0">
        <w:rPr>
          <w:rFonts w:ascii="Arial" w:hAnsi="Arial" w:cs="Arial"/>
          <w:lang w:val="en-US"/>
        </w:rPr>
        <w:t>verall CRP curves showed preserved key properties of free recall in which contiguous items are better recalled and more so in the forwards direction</w:t>
      </w:r>
      <w:r w:rsidR="00A362B0">
        <w:rPr>
          <w:rFonts w:ascii="Arial" w:hAnsi="Arial" w:cs="Arial"/>
          <w:lang w:val="en-US"/>
        </w:rPr>
        <w:t xml:space="preserve"> </w:t>
      </w:r>
      <w:r w:rsidR="00A362B0">
        <w:rPr>
          <w:rFonts w:ascii="Arial" w:hAnsi="Arial" w:cs="Arial"/>
          <w:lang w:val="en-US"/>
        </w:rPr>
        <w:fldChar w:fldCharType="begin" w:fldLock="1"/>
      </w:r>
      <w:r w:rsidR="00560B52">
        <w:rPr>
          <w:rFonts w:ascii="Arial" w:hAnsi="Arial" w:cs="Arial"/>
          <w:lang w:val="en-US"/>
        </w:rPr>
        <w:instrText>ADDIN CSL_CITATION {"citationItems":[{"id":"ITEM-1","itemData":{"DOI":"https://doi.org/10.3758/BF03197276","author":[{"dropping-particle":"","family":"Kahana","given":"Michael J","non-dropping-particle":"","parse-names":false,"suffix":""}],"container-title":"Memory &amp; Cognition","id":"ITEM-1","issue":"1","issued":{"date-parts":[["1996"]]},"page":"103-109","title":"Associative retrieval processes in free recall","type":"article-journal","volume":"24"},"uris":["http://www.mendeley.com/documents/?uuid=16b1f0d2-8f60-4080-b05d-164b0a868127"]}],"mendeley":{"formattedCitation":"(Kahana, 1996)","plainTextFormattedCitation":"(Kahana, 1996)","previouslyFormattedCitation":"(Kahana, 1996)"},"properties":{"noteIndex":0},"schema":"https://github.com/citation-style-language/schema/raw/master/csl-citation.json"}</w:instrText>
      </w:r>
      <w:r w:rsidR="00A362B0">
        <w:rPr>
          <w:rFonts w:ascii="Arial" w:hAnsi="Arial" w:cs="Arial"/>
          <w:lang w:val="en-US"/>
        </w:rPr>
        <w:fldChar w:fldCharType="separate"/>
      </w:r>
      <w:r w:rsidR="00A362B0" w:rsidRPr="00A362B0">
        <w:rPr>
          <w:rFonts w:ascii="Arial" w:hAnsi="Arial" w:cs="Arial"/>
          <w:noProof/>
          <w:lang w:val="en-US"/>
        </w:rPr>
        <w:t>(Kahana, 1996)</w:t>
      </w:r>
      <w:r w:rsidR="00A362B0">
        <w:rPr>
          <w:rFonts w:ascii="Arial" w:hAnsi="Arial" w:cs="Arial"/>
          <w:lang w:val="en-US"/>
        </w:rPr>
        <w:fldChar w:fldCharType="end"/>
      </w:r>
      <w:r w:rsidR="006A7BE0">
        <w:rPr>
          <w:rFonts w:ascii="Arial" w:hAnsi="Arial" w:cs="Arial"/>
          <w:lang w:val="en-US"/>
        </w:rPr>
        <w:t>.</w:t>
      </w:r>
      <w:r w:rsidR="00A362B0">
        <w:rPr>
          <w:rFonts w:ascii="Arial" w:hAnsi="Arial" w:cs="Arial"/>
          <w:lang w:val="en-US"/>
        </w:rPr>
        <w:t xml:space="preserve"> We further looked at transitions to and from the oddballs to evaluate whether these </w:t>
      </w:r>
      <w:r w:rsidR="00295F06">
        <w:rPr>
          <w:rFonts w:ascii="Arial" w:hAnsi="Arial" w:cs="Arial"/>
          <w:lang w:val="en-US"/>
        </w:rPr>
        <w:t xml:space="preserve">core </w:t>
      </w:r>
      <w:r w:rsidR="00A362B0">
        <w:rPr>
          <w:rFonts w:ascii="Arial" w:hAnsi="Arial" w:cs="Arial"/>
          <w:lang w:val="en-US"/>
        </w:rPr>
        <w:t xml:space="preserve">properties </w:t>
      </w:r>
      <w:r w:rsidR="00F00392">
        <w:rPr>
          <w:rFonts w:ascii="Arial" w:hAnsi="Arial" w:cs="Arial"/>
          <w:lang w:val="en-US"/>
        </w:rPr>
        <w:t>remained</w:t>
      </w:r>
      <w:r w:rsidR="00A362B0">
        <w:rPr>
          <w:rFonts w:ascii="Arial" w:hAnsi="Arial" w:cs="Arial"/>
          <w:lang w:val="en-US"/>
        </w:rPr>
        <w:t xml:space="preserve"> present. Interestingly, </w:t>
      </w:r>
      <w:r w:rsidR="00874E88">
        <w:rPr>
          <w:rFonts w:ascii="Arial" w:hAnsi="Arial" w:cs="Arial"/>
          <w:lang w:val="en-US"/>
        </w:rPr>
        <w:t xml:space="preserve">while we found a significant main effect of lag which showed that contiguity was maintained throughout, in perceptual oddballs, the forward transitions effect was </w:t>
      </w:r>
      <w:r w:rsidR="00B20881">
        <w:rPr>
          <w:rFonts w:ascii="Arial" w:hAnsi="Arial" w:cs="Arial"/>
          <w:lang w:val="en-US"/>
        </w:rPr>
        <w:t>reduced</w:t>
      </w:r>
      <w:r w:rsidR="00B25F33">
        <w:rPr>
          <w:rFonts w:ascii="Arial" w:hAnsi="Arial" w:cs="Arial"/>
          <w:lang w:val="en-US"/>
        </w:rPr>
        <w:t xml:space="preserve">; however, </w:t>
      </w:r>
      <w:r w:rsidR="00B61446">
        <w:rPr>
          <w:rFonts w:ascii="Arial" w:hAnsi="Arial" w:cs="Arial"/>
          <w:lang w:val="en-US"/>
        </w:rPr>
        <w:t>it was enhanced in transitions from emotional oddballs.</w:t>
      </w:r>
      <w:r w:rsidR="00B25F33">
        <w:rPr>
          <w:rFonts w:ascii="Arial" w:hAnsi="Arial" w:cs="Arial"/>
          <w:lang w:val="en-US"/>
        </w:rPr>
        <w:t xml:space="preserve">  </w:t>
      </w:r>
    </w:p>
    <w:p w14:paraId="2ED5AD3D" w14:textId="316EE661" w:rsidR="00472815" w:rsidRDefault="00472815" w:rsidP="00432609">
      <w:pPr>
        <w:spacing w:line="480" w:lineRule="auto"/>
        <w:ind w:firstLine="360"/>
        <w:jc w:val="both"/>
        <w:rPr>
          <w:rFonts w:ascii="Arial" w:hAnsi="Arial" w:cs="Arial"/>
          <w:lang w:val="en-US"/>
        </w:rPr>
      </w:pPr>
      <w:r>
        <w:rPr>
          <w:rFonts w:ascii="Arial" w:hAnsi="Arial" w:cs="Arial"/>
          <w:lang w:val="en-US"/>
        </w:rPr>
        <w:t xml:space="preserve">Although the current version of the oddball paradigm showed that overall recall was worse at short SOAs, we did not </w:t>
      </w:r>
      <w:r w:rsidR="00C07F2B">
        <w:rPr>
          <w:rFonts w:ascii="Arial" w:hAnsi="Arial" w:cs="Arial"/>
          <w:lang w:val="en-US"/>
        </w:rPr>
        <w:t>find</w:t>
      </w:r>
      <w:r w:rsidR="003160DB">
        <w:rPr>
          <w:rFonts w:ascii="Arial" w:hAnsi="Arial" w:cs="Arial"/>
          <w:lang w:val="en-US"/>
        </w:rPr>
        <w:t xml:space="preserve"> as</w:t>
      </w:r>
      <w:r w:rsidR="00C07F2B">
        <w:rPr>
          <w:rFonts w:ascii="Arial" w:hAnsi="Arial" w:cs="Arial"/>
          <w:lang w:val="en-US"/>
        </w:rPr>
        <w:t xml:space="preserve"> strong retrograde amnesic effects as previously described </w:t>
      </w:r>
      <w:r w:rsidR="00C07F2B">
        <w:rPr>
          <w:rFonts w:ascii="Arial" w:hAnsi="Arial" w:cs="Arial"/>
          <w:lang w:val="en-US"/>
        </w:rPr>
        <w:fldChar w:fldCharType="begin" w:fldLock="1"/>
      </w:r>
      <w:r w:rsidR="007B0768">
        <w:rPr>
          <w:rFonts w:ascii="Arial" w:hAnsi="Arial" w:cs="Arial"/>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β-adrenergic-dependent","type":"article-journal","volume":"100"},"uris":["http://www.mendeley.com/documents/?uuid=d6435f94-11ec-4a87-9beb-282b33dbacdb"]}],"mendeley":{"formattedCitation":"(B.A. Strange et al., 2003)","plainTextFormattedCitation":"(B.A. Strange et al., 2003)","previouslyFormattedCitation":"(B.A. Strange et al., 2003)"},"properties":{"noteIndex":0},"schema":"https://github.com/citation-style-language/schema/raw/master/csl-citation.json"}</w:instrText>
      </w:r>
      <w:r w:rsidR="00C07F2B">
        <w:rPr>
          <w:rFonts w:ascii="Arial" w:hAnsi="Arial" w:cs="Arial"/>
          <w:lang w:val="en-US"/>
        </w:rPr>
        <w:fldChar w:fldCharType="separate"/>
      </w:r>
      <w:r w:rsidR="00BA3B3C" w:rsidRPr="00BA3B3C">
        <w:rPr>
          <w:rFonts w:ascii="Arial" w:hAnsi="Arial" w:cs="Arial"/>
          <w:noProof/>
          <w:lang w:val="en-US"/>
        </w:rPr>
        <w:t>(B.A. Strange et al., 2003)</w:t>
      </w:r>
      <w:r w:rsidR="00C07F2B">
        <w:rPr>
          <w:rFonts w:ascii="Arial" w:hAnsi="Arial" w:cs="Arial"/>
          <w:lang w:val="en-US"/>
        </w:rPr>
        <w:fldChar w:fldCharType="end"/>
      </w:r>
      <w:r w:rsidR="00C07F2B">
        <w:rPr>
          <w:rFonts w:ascii="Arial" w:hAnsi="Arial" w:cs="Arial"/>
          <w:lang w:val="en-US"/>
        </w:rPr>
        <w:t xml:space="preserve">. </w:t>
      </w:r>
      <w:r w:rsidR="00D563A1">
        <w:rPr>
          <w:rFonts w:ascii="Arial" w:hAnsi="Arial" w:cs="Arial"/>
          <w:lang w:val="en-US"/>
        </w:rPr>
        <w:t>The present items used were translated from</w:t>
      </w:r>
      <w:ins w:id="161" w:author="Peris Yague, Alba" w:date="2021-05-06T11:28:00Z">
        <w:r w:rsidR="00B31DB9">
          <w:rPr>
            <w:rFonts w:ascii="Arial" w:hAnsi="Arial" w:cs="Arial"/>
            <w:lang w:val="en-US"/>
          </w:rPr>
          <w:t xml:space="preserve"> </w:t>
        </w:r>
      </w:ins>
      <w:del w:id="162" w:author="Peris Yague, Alba" w:date="2021-05-06T11:28:00Z">
        <w:r w:rsidR="00D563A1" w:rsidDel="00B31DB9">
          <w:rPr>
            <w:rFonts w:ascii="Arial" w:hAnsi="Arial" w:cs="Arial"/>
            <w:lang w:val="en-US"/>
          </w:rPr>
          <w:delText xml:space="preserve"> the task in </w:delText>
        </w:r>
      </w:del>
      <w:r w:rsidR="00D563A1">
        <w:rPr>
          <w:rFonts w:ascii="Arial" w:hAnsi="Arial" w:cs="Arial"/>
          <w:lang w:val="en-US"/>
        </w:rPr>
        <w:fldChar w:fldCharType="begin" w:fldLock="1"/>
      </w:r>
      <w:r w:rsidR="00BA3B3C">
        <w:rPr>
          <w:rFonts w:ascii="Arial" w:hAnsi="Arial" w:cs="Arial"/>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β-adrenergic-dependent","type":"article-journal","volume":"100"},"uris":["http://www.mendeley.com/documents/?uuid=d6435f94-11ec-4a87-9beb-282b33dbacdb"]}],"mendeley":{"formattedCitation":"(B.A. Strange et al., 2003)","manualFormatting":"Strange et al. (2003)","plainTextFormattedCitation":"(B.A. Strange et al., 2003)","previouslyFormattedCitation":"(B.A. Strange et al., 2003)"},"properties":{"noteIndex":0},"schema":"https://github.com/citation-style-language/schema/raw/master/csl-citation.json"}</w:instrText>
      </w:r>
      <w:r w:rsidR="00D563A1">
        <w:rPr>
          <w:rFonts w:ascii="Arial" w:hAnsi="Arial" w:cs="Arial"/>
          <w:lang w:val="en-US"/>
        </w:rPr>
        <w:fldChar w:fldCharType="separate"/>
      </w:r>
      <w:r w:rsidR="00D563A1" w:rsidRPr="00D563A1">
        <w:rPr>
          <w:rFonts w:ascii="Arial" w:hAnsi="Arial" w:cs="Arial"/>
          <w:noProof/>
          <w:lang w:val="en-US"/>
        </w:rPr>
        <w:t>Strange et al.</w:t>
      </w:r>
      <w:r w:rsidR="00D563A1">
        <w:rPr>
          <w:rFonts w:ascii="Arial" w:hAnsi="Arial" w:cs="Arial"/>
          <w:noProof/>
          <w:lang w:val="en-US"/>
        </w:rPr>
        <w:t xml:space="preserve"> (</w:t>
      </w:r>
      <w:r w:rsidR="00D563A1" w:rsidRPr="00D563A1">
        <w:rPr>
          <w:rFonts w:ascii="Arial" w:hAnsi="Arial" w:cs="Arial"/>
          <w:noProof/>
          <w:lang w:val="en-US"/>
        </w:rPr>
        <w:t>2003)</w:t>
      </w:r>
      <w:r w:rsidR="00D563A1">
        <w:rPr>
          <w:rFonts w:ascii="Arial" w:hAnsi="Arial" w:cs="Arial"/>
          <w:lang w:val="en-US"/>
        </w:rPr>
        <w:fldChar w:fldCharType="end"/>
      </w:r>
      <w:r w:rsidR="00D563A1">
        <w:rPr>
          <w:rFonts w:ascii="Arial" w:hAnsi="Arial" w:cs="Arial"/>
          <w:lang w:val="en-US"/>
        </w:rPr>
        <w:t xml:space="preserve"> </w:t>
      </w:r>
      <w:r w:rsidR="009C12C9">
        <w:rPr>
          <w:rFonts w:ascii="Arial" w:hAnsi="Arial" w:cs="Arial"/>
          <w:lang w:val="en-US"/>
        </w:rPr>
        <w:t xml:space="preserve">and normed for emotional content and semantic relatedness, therefore, the differences in the current task with previous studies are not </w:t>
      </w:r>
      <w:r w:rsidR="009C12C9">
        <w:rPr>
          <w:rFonts w:ascii="Arial" w:hAnsi="Arial" w:cs="Arial"/>
          <w:lang w:val="en-US"/>
        </w:rPr>
        <w:lastRenderedPageBreak/>
        <w:t xml:space="preserve">attributable to differences in word </w:t>
      </w:r>
      <w:commentRangeStart w:id="163"/>
      <w:r w:rsidR="009C12C9">
        <w:rPr>
          <w:rFonts w:ascii="Arial" w:hAnsi="Arial" w:cs="Arial"/>
          <w:lang w:val="en-US"/>
        </w:rPr>
        <w:t>valence</w:t>
      </w:r>
      <w:commentRangeEnd w:id="163"/>
      <w:r w:rsidR="00FC3CA0">
        <w:rPr>
          <w:rStyle w:val="CommentReference"/>
        </w:rPr>
        <w:commentReference w:id="163"/>
      </w:r>
      <w:r w:rsidR="009C12C9">
        <w:rPr>
          <w:rFonts w:ascii="Arial" w:hAnsi="Arial" w:cs="Arial"/>
          <w:lang w:val="en-US"/>
        </w:rPr>
        <w:t xml:space="preserve">. </w:t>
      </w:r>
      <w:r w:rsidR="00D2269C">
        <w:rPr>
          <w:rFonts w:ascii="Arial" w:hAnsi="Arial" w:cs="Arial"/>
          <w:lang w:val="en-US"/>
        </w:rPr>
        <w:t xml:space="preserve">On the other hand, </w:t>
      </w:r>
      <w:r w:rsidR="00C07F2B">
        <w:rPr>
          <w:rFonts w:ascii="Arial" w:hAnsi="Arial" w:cs="Arial"/>
          <w:lang w:val="en-US"/>
        </w:rPr>
        <w:t>differences in experimental design and choice of control words</w:t>
      </w:r>
      <w:r w:rsidR="00D2269C">
        <w:rPr>
          <w:rFonts w:ascii="Arial" w:hAnsi="Arial" w:cs="Arial"/>
          <w:lang w:val="en-US"/>
        </w:rPr>
        <w:t xml:space="preserve"> could explain the hindered retrograde amnesic effect.</w:t>
      </w:r>
      <w:r w:rsidR="00C07F2B">
        <w:rPr>
          <w:rFonts w:ascii="Arial" w:hAnsi="Arial" w:cs="Arial"/>
          <w:lang w:val="en-US"/>
        </w:rPr>
        <w:t xml:space="preserve"> </w:t>
      </w:r>
      <w:r w:rsidR="00730B50">
        <w:rPr>
          <w:rFonts w:ascii="Arial" w:hAnsi="Arial" w:cs="Arial"/>
          <w:lang w:val="en-US"/>
        </w:rPr>
        <w:t xml:space="preserve">For instance, the paradigm </w:t>
      </w:r>
      <w:del w:id="164" w:author="Peris Yague, Alba" w:date="2021-05-06T11:30:00Z">
        <w:r w:rsidR="00730B50" w:rsidDel="006A510F">
          <w:rPr>
            <w:rFonts w:ascii="Arial" w:hAnsi="Arial" w:cs="Arial"/>
            <w:lang w:val="en-US"/>
          </w:rPr>
          <w:delText xml:space="preserve">used </w:delText>
        </w:r>
      </w:del>
      <w:r w:rsidR="00730B50">
        <w:rPr>
          <w:rFonts w:ascii="Arial" w:hAnsi="Arial" w:cs="Arial"/>
          <w:lang w:val="en-US"/>
        </w:rPr>
        <w:t>in</w:t>
      </w:r>
      <w:r w:rsidR="00106D17">
        <w:rPr>
          <w:rFonts w:ascii="Arial" w:hAnsi="Arial" w:cs="Arial"/>
          <w:lang w:val="en-US"/>
        </w:rPr>
        <w:t xml:space="preserve"> </w:t>
      </w:r>
      <w:r w:rsidR="00106D17">
        <w:rPr>
          <w:rFonts w:ascii="Arial" w:hAnsi="Arial" w:cs="Arial"/>
          <w:lang w:val="en-US"/>
        </w:rPr>
        <w:fldChar w:fldCharType="begin" w:fldLock="1"/>
      </w:r>
      <w:r w:rsidR="00BA3B3C">
        <w:rPr>
          <w:rFonts w:ascii="Arial" w:hAnsi="Arial" w:cs="Arial"/>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β-adrenergic-dependent","type":"article-journal","volume":"100"},"uris":["http://www.mendeley.com/documents/?uuid=d6435f94-11ec-4a87-9beb-282b33dbacdb"]}],"mendeley":{"formattedCitation":"(B.A. Strange et al., 2003)","manualFormatting":"Strange et al. (2003)","plainTextFormattedCitation":"(B.A. Strange et al., 2003)","previouslyFormattedCitation":"(B.A. Strange et al., 2003)"},"properties":{"noteIndex":0},"schema":"https://github.com/citation-style-language/schema/raw/master/csl-citation.json"}</w:instrText>
      </w:r>
      <w:r w:rsidR="00106D17">
        <w:rPr>
          <w:rFonts w:ascii="Arial" w:hAnsi="Arial" w:cs="Arial"/>
          <w:lang w:val="en-US"/>
        </w:rPr>
        <w:fldChar w:fldCharType="separate"/>
      </w:r>
      <w:r w:rsidR="00106D17" w:rsidRPr="00106D17">
        <w:rPr>
          <w:rFonts w:ascii="Arial" w:hAnsi="Arial" w:cs="Arial"/>
          <w:noProof/>
          <w:lang w:val="en-US"/>
        </w:rPr>
        <w:t>Strange et al.</w:t>
      </w:r>
      <w:r w:rsidR="00106D17">
        <w:rPr>
          <w:rFonts w:ascii="Arial" w:hAnsi="Arial" w:cs="Arial"/>
          <w:noProof/>
          <w:lang w:val="en-US"/>
        </w:rPr>
        <w:t xml:space="preserve"> (</w:t>
      </w:r>
      <w:r w:rsidR="00106D17" w:rsidRPr="00106D17">
        <w:rPr>
          <w:rFonts w:ascii="Arial" w:hAnsi="Arial" w:cs="Arial"/>
          <w:noProof/>
          <w:lang w:val="en-US"/>
        </w:rPr>
        <w:t>2003)</w:t>
      </w:r>
      <w:r w:rsidR="00106D17">
        <w:rPr>
          <w:rFonts w:ascii="Arial" w:hAnsi="Arial" w:cs="Arial"/>
          <w:lang w:val="en-US"/>
        </w:rPr>
        <w:fldChar w:fldCharType="end"/>
      </w:r>
      <w:r w:rsidR="00106D17">
        <w:rPr>
          <w:rFonts w:ascii="Arial" w:hAnsi="Arial" w:cs="Arial"/>
          <w:lang w:val="en-US"/>
        </w:rPr>
        <w:t xml:space="preserve"> </w:t>
      </w:r>
      <w:r w:rsidR="00730B50">
        <w:rPr>
          <w:rFonts w:ascii="Arial" w:hAnsi="Arial" w:cs="Arial"/>
          <w:lang w:val="en-US"/>
        </w:rPr>
        <w:t>consisted o</w:t>
      </w:r>
      <w:r w:rsidR="00472FF7">
        <w:rPr>
          <w:rFonts w:ascii="Arial" w:hAnsi="Arial" w:cs="Arial"/>
          <w:lang w:val="en-US"/>
        </w:rPr>
        <w:t>f</w:t>
      </w:r>
      <w:r w:rsidR="00730B50">
        <w:rPr>
          <w:rFonts w:ascii="Arial" w:hAnsi="Arial" w:cs="Arial"/>
          <w:lang w:val="en-US"/>
        </w:rPr>
        <w:t xml:space="preserve"> 16-item lists which contained both an emotional</w:t>
      </w:r>
      <w:r w:rsidR="00102E6F">
        <w:rPr>
          <w:rFonts w:ascii="Arial" w:hAnsi="Arial" w:cs="Arial"/>
          <w:lang w:val="en-US"/>
        </w:rPr>
        <w:t xml:space="preserve"> and </w:t>
      </w:r>
      <w:r w:rsidR="00730B50">
        <w:rPr>
          <w:rFonts w:ascii="Arial" w:hAnsi="Arial" w:cs="Arial"/>
          <w:lang w:val="en-US"/>
        </w:rPr>
        <w:t>a perceptual oddball</w:t>
      </w:r>
      <w:r w:rsidR="004A4516">
        <w:rPr>
          <w:rFonts w:ascii="Arial" w:hAnsi="Arial" w:cs="Arial"/>
          <w:lang w:val="en-US"/>
        </w:rPr>
        <w:t xml:space="preserve"> as well as </w:t>
      </w:r>
      <w:r w:rsidR="00102E6F">
        <w:rPr>
          <w:rFonts w:ascii="Arial" w:hAnsi="Arial" w:cs="Arial"/>
          <w:lang w:val="en-US"/>
        </w:rPr>
        <w:t xml:space="preserve">a semantic oddball and </w:t>
      </w:r>
      <w:r w:rsidR="004A4516">
        <w:rPr>
          <w:rFonts w:ascii="Arial" w:hAnsi="Arial" w:cs="Arial"/>
          <w:lang w:val="en-US"/>
        </w:rPr>
        <w:t>two control nouns</w:t>
      </w:r>
      <w:r w:rsidR="00C85BAA">
        <w:rPr>
          <w:rFonts w:ascii="Arial" w:hAnsi="Arial" w:cs="Arial"/>
          <w:lang w:val="en-US"/>
        </w:rPr>
        <w:t xml:space="preserve">. </w:t>
      </w:r>
      <w:r w:rsidR="00A0572E">
        <w:rPr>
          <w:rFonts w:ascii="Arial" w:hAnsi="Arial" w:cs="Arial"/>
          <w:lang w:val="en-US"/>
        </w:rPr>
        <w:t>In our current task, recall improve</w:t>
      </w:r>
      <w:ins w:id="165" w:author="Peris Yague, Alba" w:date="2021-05-05T17:17:00Z">
        <w:r w:rsidR="005C6832">
          <w:rPr>
            <w:rFonts w:ascii="Arial" w:hAnsi="Arial" w:cs="Arial"/>
            <w:lang w:val="en-US"/>
          </w:rPr>
          <w:t>d</w:t>
        </w:r>
      </w:ins>
      <w:del w:id="166" w:author="Peris Yague, Alba" w:date="2021-05-05T17:17:00Z">
        <w:r w:rsidR="00A0572E" w:rsidDel="005C6832">
          <w:rPr>
            <w:rFonts w:ascii="Arial" w:hAnsi="Arial" w:cs="Arial"/>
            <w:lang w:val="en-US"/>
          </w:rPr>
          <w:delText>s</w:delText>
        </w:r>
      </w:del>
      <w:r w:rsidR="00A0572E">
        <w:rPr>
          <w:rFonts w:ascii="Arial" w:hAnsi="Arial" w:cs="Arial"/>
          <w:lang w:val="en-US"/>
        </w:rPr>
        <w:t xml:space="preserve"> as SOA increases</w:t>
      </w:r>
      <w:del w:id="167" w:author="Peris Yague, Alba" w:date="2021-05-05T17:17:00Z">
        <w:r w:rsidR="00472FF7" w:rsidDel="005C6832">
          <w:rPr>
            <w:rFonts w:ascii="Arial" w:hAnsi="Arial" w:cs="Arial"/>
            <w:lang w:val="en-US"/>
          </w:rPr>
          <w:delText>,</w:delText>
        </w:r>
        <w:r w:rsidR="00A0572E" w:rsidDel="005C6832">
          <w:rPr>
            <w:rFonts w:ascii="Arial" w:hAnsi="Arial" w:cs="Arial"/>
            <w:lang w:val="en-US"/>
          </w:rPr>
          <w:delText xml:space="preserve"> with the exception of perceptual lists at SOA 4</w:delText>
        </w:r>
        <w:r w:rsidR="00472FF7" w:rsidDel="005C6832">
          <w:rPr>
            <w:rFonts w:ascii="Arial" w:hAnsi="Arial" w:cs="Arial"/>
            <w:lang w:val="en-US"/>
          </w:rPr>
          <w:delText>,</w:delText>
        </w:r>
        <w:r w:rsidR="00A0572E" w:rsidDel="005C6832">
          <w:rPr>
            <w:rFonts w:ascii="Arial" w:hAnsi="Arial" w:cs="Arial"/>
            <w:lang w:val="en-US"/>
          </w:rPr>
          <w:delText xml:space="preserve"> is most likely driven by the fact that the chosen control words are recalled </w:delText>
        </w:r>
        <w:r w:rsidR="003165FD" w:rsidDel="005C6832">
          <w:rPr>
            <w:rFonts w:ascii="Arial" w:hAnsi="Arial" w:cs="Arial"/>
            <w:lang w:val="en-US"/>
          </w:rPr>
          <w:delText xml:space="preserve">even better than </w:delText>
        </w:r>
        <w:r w:rsidR="00260FCD" w:rsidDel="005C6832">
          <w:rPr>
            <w:rFonts w:ascii="Arial" w:hAnsi="Arial" w:cs="Arial"/>
            <w:lang w:val="en-US"/>
          </w:rPr>
          <w:delText xml:space="preserve">the </w:delText>
        </w:r>
        <w:r w:rsidR="003165FD" w:rsidDel="005C6832">
          <w:rPr>
            <w:rFonts w:ascii="Arial" w:hAnsi="Arial" w:cs="Arial"/>
            <w:lang w:val="en-US"/>
          </w:rPr>
          <w:delText>perceptual oddballs</w:delText>
        </w:r>
      </w:del>
      <w:r w:rsidR="003165FD">
        <w:rPr>
          <w:rFonts w:ascii="Arial" w:hAnsi="Arial" w:cs="Arial"/>
          <w:lang w:val="en-US"/>
        </w:rPr>
        <w:t xml:space="preserve">. </w:t>
      </w:r>
      <w:r w:rsidR="00102E6F">
        <w:rPr>
          <w:rFonts w:ascii="Arial" w:hAnsi="Arial" w:cs="Arial"/>
          <w:lang w:val="en-US"/>
        </w:rPr>
        <w:t xml:space="preserve">It remains possible </w:t>
      </w:r>
      <w:r w:rsidR="00684FF7">
        <w:rPr>
          <w:rFonts w:ascii="Arial" w:hAnsi="Arial" w:cs="Arial"/>
          <w:lang w:val="en-US"/>
        </w:rPr>
        <w:t xml:space="preserve">that in previous experimental designs the presentation of emotional oddballs </w:t>
      </w:r>
      <w:del w:id="168" w:author="Peris Yague, Alba" w:date="2021-05-06T11:30:00Z">
        <w:r w:rsidR="00684FF7" w:rsidDel="006A510F">
          <w:rPr>
            <w:rFonts w:ascii="Arial" w:hAnsi="Arial" w:cs="Arial"/>
            <w:lang w:val="en-US"/>
          </w:rPr>
          <w:delText>were increasing</w:delText>
        </w:r>
      </w:del>
      <w:ins w:id="169" w:author="Peris Yague, Alba" w:date="2021-05-06T11:30:00Z">
        <w:r w:rsidR="006A510F">
          <w:rPr>
            <w:rFonts w:ascii="Arial" w:hAnsi="Arial" w:cs="Arial"/>
            <w:lang w:val="en-US"/>
          </w:rPr>
          <w:t>increased</w:t>
        </w:r>
      </w:ins>
      <w:r w:rsidR="00684FF7">
        <w:rPr>
          <w:rFonts w:ascii="Arial" w:hAnsi="Arial" w:cs="Arial"/>
          <w:lang w:val="en-US"/>
        </w:rPr>
        <w:t xml:space="preserve"> salience for perceptual oddballs, and therefore, </w:t>
      </w:r>
      <w:r w:rsidR="000E61DB">
        <w:rPr>
          <w:rFonts w:ascii="Arial" w:hAnsi="Arial" w:cs="Arial"/>
          <w:lang w:val="en-US"/>
        </w:rPr>
        <w:t>contribut</w:t>
      </w:r>
      <w:ins w:id="170" w:author="Peris Yague, Alba" w:date="2021-05-06T11:31:00Z">
        <w:r w:rsidR="006A510F">
          <w:rPr>
            <w:rFonts w:ascii="Arial" w:hAnsi="Arial" w:cs="Arial"/>
            <w:lang w:val="en-US"/>
          </w:rPr>
          <w:t>ed</w:t>
        </w:r>
      </w:ins>
      <w:del w:id="171" w:author="Peris Yague, Alba" w:date="2021-05-06T11:31:00Z">
        <w:r w:rsidR="000E61DB" w:rsidDel="006A510F">
          <w:rPr>
            <w:rFonts w:ascii="Arial" w:hAnsi="Arial" w:cs="Arial"/>
            <w:lang w:val="en-US"/>
          </w:rPr>
          <w:delText>ing</w:delText>
        </w:r>
      </w:del>
      <w:r w:rsidR="000E61DB">
        <w:rPr>
          <w:rFonts w:ascii="Arial" w:hAnsi="Arial" w:cs="Arial"/>
          <w:lang w:val="en-US"/>
        </w:rPr>
        <w:t xml:space="preserve"> to the</w:t>
      </w:r>
      <w:r w:rsidR="003C7EDD">
        <w:rPr>
          <w:rFonts w:ascii="Arial" w:hAnsi="Arial" w:cs="Arial"/>
          <w:lang w:val="en-US"/>
        </w:rPr>
        <w:t>ir</w:t>
      </w:r>
      <w:r w:rsidR="000E61DB">
        <w:rPr>
          <w:rFonts w:ascii="Arial" w:hAnsi="Arial" w:cs="Arial"/>
          <w:lang w:val="en-US"/>
        </w:rPr>
        <w:t xml:space="preserve"> increased recall</w:t>
      </w:r>
      <w:r w:rsidR="00684FF7">
        <w:rPr>
          <w:rFonts w:ascii="Arial" w:hAnsi="Arial" w:cs="Arial"/>
          <w:lang w:val="en-US"/>
        </w:rPr>
        <w:t xml:space="preserve"> </w:t>
      </w:r>
      <w:r w:rsidR="00684FF7">
        <w:rPr>
          <w:rFonts w:ascii="Arial" w:hAnsi="Arial" w:cs="Arial"/>
          <w:lang w:val="en-US"/>
        </w:rPr>
        <w:fldChar w:fldCharType="begin" w:fldLock="1"/>
      </w:r>
      <w:r w:rsidR="008737FD">
        <w:rPr>
          <w:rFonts w:ascii="Arial" w:hAnsi="Arial" w:cs="Arial"/>
          <w:lang w:val="en-US"/>
        </w:rPr>
        <w:instrText>ADDIN CSL_CITATION {"citationItems":[{"id":"ITEM-1","itemData":{"DOI":"10.1037/a0027860","author":[{"dropping-particle":"","family":"Sutherland","given":"Mathew R.","non-dropping-particle":"","parse-names":false,"suffix":""},{"dropping-particle":"","family":"Mather","given":"Mara","non-dropping-particle":"","parse-names":false,"suffix":""}],"container-title":"Emotion","id":"ITEM-1","issue":"6","issued":{"date-parts":[["2012"]]},"page":"1367-1372","title":"Negative Arousal Amplifies the Effects of Saliency in Short-Term Memory","type":"article-journal","volume":"12"},"uris":["http://www.mendeley.com/documents/?uuid=9d58fc65-ee9d-4b13-8ffd-c1f2a4c663e8"]}],"mendeley":{"formattedCitation":"(Sutherland &amp; Mather, 2012)","plainTextFormattedCitation":"(Sutherland &amp; Mather, 2012)","previouslyFormattedCitation":"(Sutherland &amp; Mather, 2012)"},"properties":{"noteIndex":0},"schema":"https://github.com/citation-style-language/schema/raw/master/csl-citation.json"}</w:instrText>
      </w:r>
      <w:r w:rsidR="00684FF7">
        <w:rPr>
          <w:rFonts w:ascii="Arial" w:hAnsi="Arial" w:cs="Arial"/>
          <w:lang w:val="en-US"/>
        </w:rPr>
        <w:fldChar w:fldCharType="separate"/>
      </w:r>
      <w:r w:rsidR="00560B52" w:rsidRPr="00560B52">
        <w:rPr>
          <w:rFonts w:ascii="Arial" w:hAnsi="Arial" w:cs="Arial"/>
          <w:noProof/>
          <w:lang w:val="en-US"/>
        </w:rPr>
        <w:t>(Sutherland &amp; Mather, 2012)</w:t>
      </w:r>
      <w:r w:rsidR="00684FF7">
        <w:rPr>
          <w:rFonts w:ascii="Arial" w:hAnsi="Arial" w:cs="Arial"/>
          <w:lang w:val="en-US"/>
        </w:rPr>
        <w:fldChar w:fldCharType="end"/>
      </w:r>
      <w:r w:rsidR="00684FF7">
        <w:rPr>
          <w:rFonts w:ascii="Arial" w:hAnsi="Arial" w:cs="Arial"/>
          <w:lang w:val="en-US"/>
        </w:rPr>
        <w:t xml:space="preserve"> which </w:t>
      </w:r>
      <w:r w:rsidR="000E61DB">
        <w:rPr>
          <w:rFonts w:ascii="Arial" w:hAnsi="Arial" w:cs="Arial"/>
          <w:lang w:val="en-US"/>
        </w:rPr>
        <w:t>did not</w:t>
      </w:r>
      <w:r w:rsidR="00684FF7">
        <w:rPr>
          <w:rFonts w:ascii="Arial" w:hAnsi="Arial" w:cs="Arial"/>
          <w:lang w:val="en-US"/>
        </w:rPr>
        <w:t xml:space="preserve"> </w:t>
      </w:r>
      <w:r w:rsidR="000E61DB">
        <w:rPr>
          <w:rFonts w:ascii="Arial" w:hAnsi="Arial" w:cs="Arial"/>
          <w:lang w:val="en-US"/>
        </w:rPr>
        <w:t>occur in the</w:t>
      </w:r>
      <w:r w:rsidR="00684FF7">
        <w:rPr>
          <w:rFonts w:ascii="Arial" w:hAnsi="Arial" w:cs="Arial"/>
          <w:lang w:val="en-US"/>
        </w:rPr>
        <w:t xml:space="preserve"> present task. </w:t>
      </w:r>
    </w:p>
    <w:p w14:paraId="67C8FC31" w14:textId="13FB8E8A" w:rsidR="00821651" w:rsidDel="005C6832" w:rsidRDefault="002D1988" w:rsidP="00432609">
      <w:pPr>
        <w:spacing w:line="480" w:lineRule="auto"/>
        <w:ind w:firstLine="360"/>
        <w:jc w:val="both"/>
        <w:rPr>
          <w:del w:id="172" w:author="Peris Yague, Alba" w:date="2021-05-05T17:18:00Z"/>
          <w:rFonts w:ascii="Arial" w:hAnsi="Arial" w:cs="Arial"/>
          <w:lang w:val="en-US"/>
        </w:rPr>
      </w:pPr>
      <w:r>
        <w:rPr>
          <w:rFonts w:ascii="Arial" w:hAnsi="Arial" w:cs="Arial"/>
          <w:lang w:val="en-US"/>
        </w:rPr>
        <w:t xml:space="preserve">The </w:t>
      </w:r>
      <w:r w:rsidR="00D81543">
        <w:rPr>
          <w:rFonts w:ascii="Arial" w:hAnsi="Arial" w:cs="Arial"/>
          <w:lang w:val="en-US"/>
        </w:rPr>
        <w:t xml:space="preserve">present </w:t>
      </w:r>
      <w:del w:id="173" w:author="Peris Yague, Alba" w:date="2021-05-05T16:28:00Z">
        <w:r w:rsidR="00D81543" w:rsidDel="00805B3E">
          <w:rPr>
            <w:rFonts w:ascii="Arial" w:hAnsi="Arial" w:cs="Arial"/>
            <w:lang w:val="en-US"/>
          </w:rPr>
          <w:delText xml:space="preserve">empirical </w:delText>
        </w:r>
      </w:del>
      <w:r w:rsidR="00D81543">
        <w:rPr>
          <w:rFonts w:ascii="Arial" w:hAnsi="Arial" w:cs="Arial"/>
          <w:lang w:val="en-US"/>
        </w:rPr>
        <w:t xml:space="preserve">findings </w:t>
      </w:r>
      <w:del w:id="174" w:author="Peris Yague, Alba" w:date="2021-05-05T16:27:00Z">
        <w:r w:rsidR="00D81543" w:rsidDel="00E30194">
          <w:rPr>
            <w:rFonts w:ascii="Arial" w:hAnsi="Arial" w:cs="Arial"/>
            <w:lang w:val="en-US"/>
          </w:rPr>
          <w:delText>find the opposite effects than</w:delText>
        </w:r>
      </w:del>
      <w:ins w:id="175" w:author="Peris Yague, Alba" w:date="2021-05-05T16:28:00Z">
        <w:r w:rsidR="00805B3E">
          <w:rPr>
            <w:rFonts w:ascii="Arial" w:hAnsi="Arial" w:cs="Arial"/>
            <w:lang w:val="en-US"/>
          </w:rPr>
          <w:t>provide empirical data to the</w:t>
        </w:r>
      </w:ins>
      <w:del w:id="176" w:author="Peris Yague, Alba" w:date="2021-05-05T16:28:00Z">
        <w:r w:rsidR="00D81543" w:rsidDel="00805B3E">
          <w:rPr>
            <w:rFonts w:ascii="Arial" w:hAnsi="Arial" w:cs="Arial"/>
            <w:lang w:val="en-US"/>
          </w:rPr>
          <w:delText xml:space="preserve"> the</w:delText>
        </w:r>
      </w:del>
      <w:r w:rsidR="00D81543">
        <w:rPr>
          <w:rFonts w:ascii="Arial" w:hAnsi="Arial" w:cs="Arial"/>
          <w:lang w:val="en-US"/>
        </w:rPr>
        <w:t xml:space="preserve"> </w:t>
      </w:r>
      <w:proofErr w:type="spellStart"/>
      <w:r w:rsidR="00D81543">
        <w:rPr>
          <w:rFonts w:ascii="Arial" w:hAnsi="Arial" w:cs="Arial"/>
          <w:lang w:val="en-US"/>
        </w:rPr>
        <w:t>eCMR</w:t>
      </w:r>
      <w:proofErr w:type="spellEnd"/>
      <w:r w:rsidR="00D81543">
        <w:rPr>
          <w:rFonts w:ascii="Arial" w:hAnsi="Arial" w:cs="Arial"/>
          <w:lang w:val="en-US"/>
        </w:rPr>
        <w:t xml:space="preserve"> </w:t>
      </w:r>
      <w:ins w:id="177" w:author="Peris Yague, Alba" w:date="2021-05-05T17:17:00Z">
        <w:r w:rsidR="005C6832">
          <w:rPr>
            <w:rFonts w:ascii="Arial" w:hAnsi="Arial" w:cs="Arial"/>
            <w:lang w:val="en-US"/>
          </w:rPr>
          <w:t>com</w:t>
        </w:r>
      </w:ins>
      <w:ins w:id="178" w:author="Peris Yague, Alba" w:date="2021-05-05T17:18:00Z">
        <w:r w:rsidR="005C6832">
          <w:rPr>
            <w:rFonts w:ascii="Arial" w:hAnsi="Arial" w:cs="Arial"/>
            <w:lang w:val="en-US"/>
          </w:rPr>
          <w:t xml:space="preserve">putational </w:t>
        </w:r>
      </w:ins>
      <w:r w:rsidR="00D81543">
        <w:rPr>
          <w:rFonts w:ascii="Arial" w:hAnsi="Arial" w:cs="Arial"/>
          <w:lang w:val="en-US"/>
        </w:rPr>
        <w:t>model</w:t>
      </w:r>
      <w:ins w:id="179" w:author="Peris Yague, Alba" w:date="2021-05-06T11:32:00Z">
        <w:r w:rsidR="006A510F">
          <w:rPr>
            <w:rFonts w:ascii="Arial" w:hAnsi="Arial" w:cs="Arial"/>
            <w:lang w:val="en-US"/>
          </w:rPr>
          <w:t>.</w:t>
        </w:r>
      </w:ins>
      <w:r w:rsidR="00D81543">
        <w:rPr>
          <w:rFonts w:ascii="Arial" w:hAnsi="Arial" w:cs="Arial"/>
          <w:lang w:val="en-US"/>
        </w:rPr>
        <w:t xml:space="preserve"> </w:t>
      </w:r>
      <w:del w:id="180" w:author="Peris Yague, Alba" w:date="2021-05-05T16:27:00Z">
        <w:r w:rsidR="00D81543" w:rsidDel="00E30194">
          <w:rPr>
            <w:rFonts w:ascii="Arial" w:hAnsi="Arial" w:cs="Arial"/>
            <w:lang w:val="en-US"/>
          </w:rPr>
          <w:delText xml:space="preserve">predicts </w:delText>
        </w:r>
      </w:del>
      <w:ins w:id="181" w:author="Peris Yague, Alba" w:date="2021-05-06T11:32:00Z">
        <w:r w:rsidR="006A510F">
          <w:rPr>
            <w:rFonts w:ascii="Arial" w:hAnsi="Arial" w:cs="Arial"/>
            <w:lang w:val="en-US"/>
          </w:rPr>
          <w:t>H</w:t>
        </w:r>
      </w:ins>
      <w:ins w:id="182" w:author="Peris Yague, Alba" w:date="2021-05-05T16:27:00Z">
        <w:r w:rsidR="00E30194">
          <w:rPr>
            <w:rFonts w:ascii="Arial" w:hAnsi="Arial" w:cs="Arial"/>
            <w:lang w:val="en-US"/>
          </w:rPr>
          <w:t xml:space="preserve">owever, we found </w:t>
        </w:r>
      </w:ins>
      <w:del w:id="183" w:author="Peris Yague, Alba" w:date="2021-05-05T16:27:00Z">
        <w:r w:rsidR="00D81543" w:rsidDel="00E30194">
          <w:rPr>
            <w:rFonts w:ascii="Arial" w:hAnsi="Arial" w:cs="Arial"/>
            <w:lang w:val="en-US"/>
          </w:rPr>
          <w:delText xml:space="preserve">and </w:delText>
        </w:r>
      </w:del>
      <w:r w:rsidR="00D81543">
        <w:rPr>
          <w:rFonts w:ascii="Arial" w:hAnsi="Arial" w:cs="Arial"/>
          <w:lang w:val="en-US"/>
        </w:rPr>
        <w:t>a later-than-expected oddball recall</w:t>
      </w:r>
      <w:del w:id="184" w:author="Peris Yague, Alba" w:date="2021-05-05T16:28:00Z">
        <w:r w:rsidR="00D81543" w:rsidDel="00E30194">
          <w:rPr>
            <w:rFonts w:ascii="Arial" w:hAnsi="Arial" w:cs="Arial"/>
            <w:lang w:val="en-US"/>
          </w:rPr>
          <w:delText>;</w:delText>
        </w:r>
      </w:del>
      <w:r w:rsidR="00D81543">
        <w:rPr>
          <w:rFonts w:ascii="Arial" w:hAnsi="Arial" w:cs="Arial"/>
          <w:lang w:val="en-US"/>
        </w:rPr>
        <w:t xml:space="preserve"> </w:t>
      </w:r>
      <w:del w:id="185" w:author="Peris Yague, Alba" w:date="2021-05-05T16:28:00Z">
        <w:r w:rsidR="00D81543" w:rsidDel="00E30194">
          <w:rPr>
            <w:rFonts w:ascii="Arial" w:hAnsi="Arial" w:cs="Arial"/>
            <w:lang w:val="en-US"/>
          </w:rPr>
          <w:delText>as we report</w:delText>
        </w:r>
      </w:del>
      <w:ins w:id="186" w:author="Peris Yague, Alba" w:date="2021-05-05T16:28:00Z">
        <w:r w:rsidR="00E30194">
          <w:rPr>
            <w:rFonts w:ascii="Arial" w:hAnsi="Arial" w:cs="Arial"/>
            <w:lang w:val="en-US"/>
          </w:rPr>
          <w:t>and</w:t>
        </w:r>
      </w:ins>
      <w:r w:rsidR="00D81543">
        <w:rPr>
          <w:rFonts w:ascii="Arial" w:hAnsi="Arial" w:cs="Arial"/>
          <w:lang w:val="en-US"/>
        </w:rPr>
        <w:t xml:space="preserve"> an enhancement in forward transitions from emotional oddballs but transitions from perceptual oddballs show a diminished forward transition effect, in line with the predictions of the </w:t>
      </w:r>
      <w:del w:id="187" w:author="Peris Yague, Alba" w:date="2021-05-05T17:18:00Z">
        <w:r w:rsidR="00D81543" w:rsidDel="005C6832">
          <w:rPr>
            <w:rFonts w:ascii="Arial" w:hAnsi="Arial" w:cs="Arial"/>
            <w:lang w:val="en-US"/>
          </w:rPr>
          <w:delText xml:space="preserve">computational model </w:delText>
        </w:r>
      </w:del>
      <w:proofErr w:type="spellStart"/>
      <w:r w:rsidR="00D81543">
        <w:rPr>
          <w:rFonts w:ascii="Arial" w:hAnsi="Arial" w:cs="Arial"/>
          <w:lang w:val="en-US"/>
        </w:rPr>
        <w:t>eCMR</w:t>
      </w:r>
      <w:proofErr w:type="spellEnd"/>
      <w:r w:rsidR="00D81543">
        <w:rPr>
          <w:rFonts w:ascii="Arial" w:hAnsi="Arial" w:cs="Arial"/>
          <w:lang w:val="en-US"/>
        </w:rPr>
        <w:t xml:space="preserve"> </w:t>
      </w:r>
      <w:del w:id="188" w:author="Peris Yague, Alba" w:date="2021-05-05T17:18:00Z">
        <w:r w:rsidR="00D81543" w:rsidDel="005C6832">
          <w:rPr>
            <w:rFonts w:ascii="Arial" w:hAnsi="Arial" w:cs="Arial"/>
            <w:lang w:val="en-US"/>
          </w:rPr>
          <w:delText xml:space="preserve">model </w:delText>
        </w:r>
      </w:del>
      <w:r w:rsidR="00D81543">
        <w:rPr>
          <w:rFonts w:ascii="Arial" w:hAnsi="Arial" w:cs="Arial"/>
          <w:lang w:val="en-US"/>
        </w:rPr>
        <w:fldChar w:fldCharType="begin" w:fldLock="1"/>
      </w:r>
      <w:r w:rsidR="000847F3">
        <w:rPr>
          <w:rFonts w:ascii="Arial" w:hAnsi="Arial" w:cs="Arial"/>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w:instrText>
      </w:r>
      <w:r w:rsidR="000847F3" w:rsidRPr="00BA3B3C">
        <w:rPr>
          <w:rFonts w:ascii="Arial" w:hAnsi="Arial" w:cs="Arial"/>
          <w:lang w:val="es-ES"/>
        </w:rPr>
        <w:instrText>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w:instrText>
      </w:r>
      <w:r w:rsidR="000847F3" w:rsidRPr="002F7895">
        <w:rPr>
          <w:rFonts w:ascii="Arial" w:hAnsi="Arial" w:cs="Arial"/>
          <w:lang w:val="es-ES"/>
          <w:rPrChange w:id="189" w:author="Peris Yague, Alba" w:date="2021-05-06T11:01:00Z">
            <w:rPr>
              <w:rFonts w:ascii="Arial" w:hAnsi="Arial" w:cs="Arial"/>
              <w:lang w:val="en-US"/>
            </w:rPr>
          </w:rPrChange>
        </w:rPr>
        <w:instrText>dCitation":"(Talmi et al., 2019)","plainTextFormattedCitation":"(Talmi et al., 2019)","previouslyFormattedCitation":"(Talmi et al., 2019)"},"properties":{"noteIndex":0},"schema":"https://github.com/citation-style-language/schema/raw/master/csl-citation.json"}</w:instrText>
      </w:r>
      <w:r w:rsidR="00D81543">
        <w:rPr>
          <w:rFonts w:ascii="Arial" w:hAnsi="Arial" w:cs="Arial"/>
          <w:lang w:val="en-US"/>
        </w:rPr>
        <w:fldChar w:fldCharType="separate"/>
      </w:r>
      <w:r w:rsidR="00D81543" w:rsidRPr="002F7895">
        <w:rPr>
          <w:rFonts w:ascii="Arial" w:hAnsi="Arial" w:cs="Arial"/>
          <w:noProof/>
          <w:lang w:val="es-ES"/>
          <w:rPrChange w:id="190" w:author="Peris Yague, Alba" w:date="2021-05-06T11:01:00Z">
            <w:rPr>
              <w:rFonts w:ascii="Arial" w:hAnsi="Arial" w:cs="Arial"/>
              <w:noProof/>
              <w:lang w:val="en-US"/>
            </w:rPr>
          </w:rPrChange>
        </w:rPr>
        <w:t>(Talmi et al., 2019)</w:t>
      </w:r>
      <w:r w:rsidR="00D81543">
        <w:rPr>
          <w:rFonts w:ascii="Arial" w:hAnsi="Arial" w:cs="Arial"/>
          <w:lang w:val="en-US"/>
        </w:rPr>
        <w:fldChar w:fldCharType="end"/>
      </w:r>
      <w:r w:rsidR="00D81543" w:rsidRPr="002F7895">
        <w:rPr>
          <w:rFonts w:ascii="Arial" w:hAnsi="Arial" w:cs="Arial"/>
          <w:lang w:val="es-ES"/>
          <w:rPrChange w:id="191" w:author="Peris Yague, Alba" w:date="2021-05-06T11:01:00Z">
            <w:rPr>
              <w:rFonts w:ascii="Arial" w:hAnsi="Arial" w:cs="Arial"/>
              <w:lang w:val="en-US"/>
            </w:rPr>
          </w:rPrChange>
        </w:rPr>
        <w:t xml:space="preserve">. </w:t>
      </w:r>
      <w:del w:id="192" w:author="Peris Yague, Alba" w:date="2021-05-05T16:29:00Z">
        <w:r w:rsidR="00724C60" w:rsidRPr="002F7895" w:rsidDel="00805B3E">
          <w:rPr>
            <w:rFonts w:ascii="Arial" w:hAnsi="Arial" w:cs="Arial"/>
            <w:lang w:val="es-ES"/>
            <w:rPrChange w:id="193" w:author="Peris Yague, Alba" w:date="2021-05-06T11:01:00Z">
              <w:rPr>
                <w:rFonts w:ascii="Arial" w:hAnsi="Arial" w:cs="Arial"/>
                <w:lang w:val="en-US"/>
              </w:rPr>
            </w:rPrChange>
          </w:rPr>
          <w:delText xml:space="preserve">Arousal-biased competition theory </w:delText>
        </w:r>
        <w:r w:rsidR="0095011D" w:rsidRPr="002F7895" w:rsidDel="00805B3E">
          <w:rPr>
            <w:rFonts w:ascii="Arial" w:hAnsi="Arial" w:cs="Arial"/>
            <w:lang w:val="es-ES"/>
            <w:rPrChange w:id="194" w:author="Peris Yague, Alba" w:date="2021-05-06T11:01:00Z">
              <w:rPr>
                <w:rFonts w:ascii="Arial" w:hAnsi="Arial" w:cs="Arial"/>
                <w:lang w:val="en-US"/>
              </w:rPr>
            </w:rPrChange>
          </w:rPr>
          <w:delText>suggests</w:delText>
        </w:r>
        <w:r w:rsidR="00724C60" w:rsidRPr="002F7895" w:rsidDel="00805B3E">
          <w:rPr>
            <w:rFonts w:ascii="Arial" w:hAnsi="Arial" w:cs="Arial"/>
            <w:lang w:val="es-ES"/>
            <w:rPrChange w:id="195" w:author="Peris Yague, Alba" w:date="2021-05-06T11:01:00Z">
              <w:rPr>
                <w:rFonts w:ascii="Arial" w:hAnsi="Arial" w:cs="Arial"/>
                <w:lang w:val="en-US"/>
              </w:rPr>
            </w:rPrChange>
          </w:rPr>
          <w:delText xml:space="preserve"> that </w:delText>
        </w:r>
        <w:r w:rsidR="0095011D" w:rsidRPr="002F7895" w:rsidDel="00805B3E">
          <w:rPr>
            <w:rFonts w:ascii="Arial" w:hAnsi="Arial" w:cs="Arial"/>
            <w:lang w:val="es-ES"/>
            <w:rPrChange w:id="196" w:author="Peris Yague, Alba" w:date="2021-05-06T11:01:00Z">
              <w:rPr>
                <w:rFonts w:ascii="Arial" w:hAnsi="Arial" w:cs="Arial"/>
                <w:lang w:val="en-US"/>
              </w:rPr>
            </w:rPrChange>
          </w:rPr>
          <w:delText>memory for items with increased priority (due to increased arousal</w:delText>
        </w:r>
        <w:r w:rsidR="0029668A" w:rsidRPr="002F7895" w:rsidDel="00805B3E">
          <w:rPr>
            <w:rFonts w:ascii="Arial" w:hAnsi="Arial" w:cs="Arial"/>
            <w:lang w:val="es-ES"/>
            <w:rPrChange w:id="197" w:author="Peris Yague, Alba" w:date="2021-05-06T11:01:00Z">
              <w:rPr>
                <w:rFonts w:ascii="Arial" w:hAnsi="Arial" w:cs="Arial"/>
                <w:lang w:val="en-US"/>
              </w:rPr>
            </w:rPrChange>
          </w:rPr>
          <w:delText xml:space="preserve"> and attention to that item</w:delText>
        </w:r>
        <w:r w:rsidR="0095011D" w:rsidRPr="002F7895" w:rsidDel="00805B3E">
          <w:rPr>
            <w:rFonts w:ascii="Arial" w:hAnsi="Arial" w:cs="Arial"/>
            <w:lang w:val="es-ES"/>
            <w:rPrChange w:id="198" w:author="Peris Yague, Alba" w:date="2021-05-06T11:01:00Z">
              <w:rPr>
                <w:rFonts w:ascii="Arial" w:hAnsi="Arial" w:cs="Arial"/>
                <w:lang w:val="en-US"/>
              </w:rPr>
            </w:rPrChange>
          </w:rPr>
          <w:delText>)</w:delText>
        </w:r>
        <w:r w:rsidR="00314576" w:rsidRPr="002F7895" w:rsidDel="00805B3E">
          <w:rPr>
            <w:rFonts w:ascii="Arial" w:hAnsi="Arial" w:cs="Arial"/>
            <w:lang w:val="es-ES"/>
            <w:rPrChange w:id="199" w:author="Peris Yague, Alba" w:date="2021-05-06T11:01:00Z">
              <w:rPr>
                <w:rFonts w:ascii="Arial" w:hAnsi="Arial" w:cs="Arial"/>
                <w:lang w:val="en-US"/>
              </w:rPr>
            </w:rPrChange>
          </w:rPr>
          <w:delText xml:space="preserve"> </w:delText>
        </w:r>
        <w:r w:rsidR="0095011D" w:rsidRPr="002F7895" w:rsidDel="00805B3E">
          <w:rPr>
            <w:rFonts w:ascii="Arial" w:hAnsi="Arial" w:cs="Arial"/>
            <w:lang w:val="es-ES"/>
            <w:rPrChange w:id="200" w:author="Peris Yague, Alba" w:date="2021-05-06T11:01:00Z">
              <w:rPr>
                <w:rFonts w:ascii="Arial" w:hAnsi="Arial" w:cs="Arial"/>
                <w:lang w:val="en-US"/>
              </w:rPr>
            </w:rPrChange>
          </w:rPr>
          <w:delText>is increased, whe</w:delText>
        </w:r>
        <w:r w:rsidR="008B19C2" w:rsidRPr="002F7895" w:rsidDel="00805B3E">
          <w:rPr>
            <w:rFonts w:ascii="Arial" w:hAnsi="Arial" w:cs="Arial"/>
            <w:lang w:val="es-ES"/>
            <w:rPrChange w:id="201" w:author="Peris Yague, Alba" w:date="2021-05-06T11:01:00Z">
              <w:rPr>
                <w:rFonts w:ascii="Arial" w:hAnsi="Arial" w:cs="Arial"/>
                <w:lang w:val="en-US"/>
              </w:rPr>
            </w:rPrChange>
          </w:rPr>
          <w:delText>reas</w:delText>
        </w:r>
        <w:r w:rsidR="0095011D" w:rsidRPr="002F7895" w:rsidDel="00805B3E">
          <w:rPr>
            <w:rFonts w:ascii="Arial" w:hAnsi="Arial" w:cs="Arial"/>
            <w:lang w:val="es-ES"/>
            <w:rPrChange w:id="202" w:author="Peris Yague, Alba" w:date="2021-05-06T11:01:00Z">
              <w:rPr>
                <w:rFonts w:ascii="Arial" w:hAnsi="Arial" w:cs="Arial"/>
                <w:lang w:val="en-US"/>
              </w:rPr>
            </w:rPrChange>
          </w:rPr>
          <w:delText xml:space="preserve"> items with low priority (e.g neutral items vs. oddballs) are less well remembered</w:delText>
        </w:r>
        <w:r w:rsidR="003C7EDD" w:rsidRPr="002F7895" w:rsidDel="00805B3E">
          <w:rPr>
            <w:rFonts w:ascii="Arial" w:hAnsi="Arial" w:cs="Arial"/>
            <w:lang w:val="es-ES"/>
            <w:rPrChange w:id="203" w:author="Peris Yague, Alba" w:date="2021-05-06T11:01:00Z">
              <w:rPr>
                <w:rFonts w:ascii="Arial" w:hAnsi="Arial" w:cs="Arial"/>
                <w:lang w:val="en-US"/>
              </w:rPr>
            </w:rPrChange>
          </w:rPr>
          <w:delText xml:space="preserve"> </w:delText>
        </w:r>
        <w:r w:rsidR="003C7EDD" w:rsidRPr="0029668A" w:rsidDel="00805B3E">
          <w:rPr>
            <w:rFonts w:ascii="Arial" w:hAnsi="Arial" w:cs="Arial"/>
            <w:lang w:val="en-US"/>
          </w:rPr>
          <w:fldChar w:fldCharType="begin" w:fldLock="1"/>
        </w:r>
        <w:r w:rsidR="00663646" w:rsidRPr="002F7895" w:rsidDel="00805B3E">
          <w:rPr>
            <w:rFonts w:ascii="Arial" w:hAnsi="Arial" w:cs="Arial"/>
            <w:lang w:val="es-ES"/>
            <w:rPrChange w:id="204" w:author="Peris Yague, Alba" w:date="2021-05-06T11:01:00Z">
              <w:rPr>
                <w:rFonts w:ascii="Arial" w:hAnsi="Arial" w:cs="Arial"/>
                <w:lang w:val="en-US"/>
              </w:rPr>
            </w:rPrChange>
          </w:rPr>
          <w:delInstrText>ADDIN CSL_CITATION {"citationItems":[{"id":"ITEM-1","itemData":{"DOI":"10.1177/1745691611400234","ISSN":"17456916","PMID":"21660127","abstract":"Our everyday surroundings besiege us with information. The battle is for a share of our</w:delInstrText>
        </w:r>
        <w:r w:rsidR="00663646" w:rsidRPr="00F15653" w:rsidDel="00805B3E">
          <w:rPr>
            <w:rFonts w:ascii="Arial" w:hAnsi="Arial" w:cs="Arial"/>
            <w:lang w:val="es-ES"/>
          </w:rPr>
          <w:delInstrText xml:space="preserve"> limited attention and memory, with the brain selecting the winners and discarding the losers. Previous research shows that both bottom-up and top-down factors bias competition in favor of high priority stimuli. We propose that arousal during an event increases this bias both in perception and in long-term memory of the event. Arousal-biased competition theory provides specific predictions about when arousal will enhance memory for events and when it will impair it, which accounts for some puzzling contradictions in the emotional memory literature. © The Author(s) 2011.","author":[{"dropping-particle":"","family":"Mather","given":"Mara","non-dropping-particle":"","parse-names":false,"suffix":""},{"dropping-particle":"","family":"Sutherland","given":"Matthew R.","non-dropping-particle":"","parse-names":false,"suffix":""}],"container-title":"Perspectives on Psychological Science","id":"ITEM-1","issue":"2","issued":{"date-parts":[["2011"]]},"page":"114-133","title":"Arousal-biased competition in perception and memory","type":"article-journal","volume":"6"},"uris":["http://www.mendeley.com/documents/?uuid=4086b6e7-6904-42e5-87c5-c993693bee96"]}],"mendeley":{"formattedCitation":"(Mather and Sutherland, 2011)","plainTextFormattedCitation":"(Mather and Sutherland, 2011)","previouslyFormattedCitation":"(Mather and Sutherland, 2011)"},"properties":{"noteIndex":0},"schema":"https://github.com/citation-style-language/schema/raw/master/csl-citation.json"}</w:delInstrText>
        </w:r>
        <w:r w:rsidR="003C7EDD" w:rsidRPr="0029668A" w:rsidDel="00805B3E">
          <w:rPr>
            <w:rFonts w:ascii="Arial" w:hAnsi="Arial" w:cs="Arial"/>
            <w:lang w:val="en-US"/>
          </w:rPr>
          <w:fldChar w:fldCharType="separate"/>
        </w:r>
        <w:r w:rsidR="003C7EDD" w:rsidRPr="00F15653" w:rsidDel="00805B3E">
          <w:rPr>
            <w:rFonts w:ascii="Arial" w:hAnsi="Arial" w:cs="Arial"/>
            <w:noProof/>
            <w:lang w:val="es-ES"/>
          </w:rPr>
          <w:delText>(Mather and Sutherland, 2011)</w:delText>
        </w:r>
        <w:r w:rsidR="003C7EDD" w:rsidRPr="0029668A" w:rsidDel="00805B3E">
          <w:rPr>
            <w:rFonts w:ascii="Arial" w:hAnsi="Arial" w:cs="Arial"/>
            <w:lang w:val="en-US"/>
          </w:rPr>
          <w:fldChar w:fldCharType="end"/>
        </w:r>
        <w:r w:rsidR="0095011D" w:rsidRPr="00F15653" w:rsidDel="00805B3E">
          <w:rPr>
            <w:rFonts w:ascii="Arial" w:hAnsi="Arial" w:cs="Arial"/>
            <w:lang w:val="es-ES"/>
          </w:rPr>
          <w:delText>.</w:delText>
        </w:r>
        <w:r w:rsidR="008758AC" w:rsidRPr="00F15653" w:rsidDel="00805B3E">
          <w:rPr>
            <w:rFonts w:ascii="Arial" w:hAnsi="Arial" w:cs="Arial"/>
            <w:lang w:val="es-ES"/>
          </w:rPr>
          <w:delText xml:space="preserve"> </w:delText>
        </w:r>
      </w:del>
      <w:proofErr w:type="spellStart"/>
      <w:r w:rsidR="00663646" w:rsidRPr="00F15653">
        <w:rPr>
          <w:rFonts w:ascii="Arial" w:hAnsi="Arial" w:cs="Arial"/>
          <w:lang w:val="es-ES"/>
        </w:rPr>
        <w:t>The</w:t>
      </w:r>
      <w:proofErr w:type="spellEnd"/>
      <w:r w:rsidR="00663646" w:rsidRPr="00F15653">
        <w:rPr>
          <w:rFonts w:ascii="Arial" w:hAnsi="Arial" w:cs="Arial"/>
          <w:lang w:val="es-ES"/>
        </w:rPr>
        <w:t xml:space="preserve"> idea of </w:t>
      </w:r>
      <w:proofErr w:type="spellStart"/>
      <w:r w:rsidR="00663646" w:rsidRPr="00F15653">
        <w:rPr>
          <w:rFonts w:ascii="Arial" w:hAnsi="Arial" w:cs="Arial"/>
          <w:lang w:val="es-ES"/>
        </w:rPr>
        <w:t>increased</w:t>
      </w:r>
      <w:proofErr w:type="spellEnd"/>
      <w:r w:rsidR="00663646" w:rsidRPr="00F15653">
        <w:rPr>
          <w:rFonts w:ascii="Arial" w:hAnsi="Arial" w:cs="Arial"/>
          <w:lang w:val="es-ES"/>
        </w:rPr>
        <w:t xml:space="preserve"> </w:t>
      </w:r>
      <w:proofErr w:type="spellStart"/>
      <w:r w:rsidR="00663646" w:rsidRPr="00F15653">
        <w:rPr>
          <w:rFonts w:ascii="Arial" w:hAnsi="Arial" w:cs="Arial"/>
          <w:lang w:val="es-ES"/>
        </w:rPr>
        <w:t>attention</w:t>
      </w:r>
      <w:proofErr w:type="spellEnd"/>
      <w:r w:rsidR="00663646" w:rsidRPr="00F15653">
        <w:rPr>
          <w:rFonts w:ascii="Arial" w:hAnsi="Arial" w:cs="Arial"/>
          <w:lang w:val="es-ES"/>
        </w:rPr>
        <w:t xml:space="preserve"> to </w:t>
      </w:r>
      <w:proofErr w:type="spellStart"/>
      <w:r w:rsidR="00663646" w:rsidRPr="00F15653">
        <w:rPr>
          <w:rFonts w:ascii="Arial" w:hAnsi="Arial" w:cs="Arial"/>
          <w:lang w:val="es-ES"/>
        </w:rPr>
        <w:t>the</w:t>
      </w:r>
      <w:proofErr w:type="spellEnd"/>
      <w:r w:rsidR="00663646" w:rsidRPr="00F15653">
        <w:rPr>
          <w:rFonts w:ascii="Arial" w:hAnsi="Arial" w:cs="Arial"/>
          <w:lang w:val="es-ES"/>
        </w:rPr>
        <w:t xml:space="preserve"> </w:t>
      </w:r>
      <w:proofErr w:type="spellStart"/>
      <w:r w:rsidR="00663646" w:rsidRPr="00F15653">
        <w:rPr>
          <w:rFonts w:ascii="Arial" w:hAnsi="Arial" w:cs="Arial"/>
          <w:lang w:val="es-ES"/>
        </w:rPr>
        <w:t>oddballs</w:t>
      </w:r>
      <w:proofErr w:type="spellEnd"/>
      <w:r w:rsidR="00663646" w:rsidRPr="00F15653">
        <w:rPr>
          <w:rFonts w:ascii="Arial" w:hAnsi="Arial" w:cs="Arial"/>
          <w:lang w:val="es-ES"/>
        </w:rPr>
        <w:t xml:space="preserve"> has </w:t>
      </w:r>
      <w:proofErr w:type="spellStart"/>
      <w:r w:rsidR="00663646" w:rsidRPr="00F15653">
        <w:rPr>
          <w:rFonts w:ascii="Arial" w:hAnsi="Arial" w:cs="Arial"/>
          <w:lang w:val="es-ES"/>
        </w:rPr>
        <w:t>been</w:t>
      </w:r>
      <w:proofErr w:type="spellEnd"/>
      <w:r w:rsidR="00663646" w:rsidRPr="00F15653">
        <w:rPr>
          <w:rFonts w:ascii="Arial" w:hAnsi="Arial" w:cs="Arial"/>
          <w:lang w:val="es-ES"/>
        </w:rPr>
        <w:t xml:space="preserve"> </w:t>
      </w:r>
      <w:proofErr w:type="spellStart"/>
      <w:r w:rsidR="00663646" w:rsidRPr="00F15653">
        <w:rPr>
          <w:rFonts w:ascii="Arial" w:hAnsi="Arial" w:cs="Arial"/>
          <w:lang w:val="es-ES"/>
        </w:rPr>
        <w:t>the</w:t>
      </w:r>
      <w:proofErr w:type="spellEnd"/>
      <w:r w:rsidR="00663646" w:rsidRPr="00F15653">
        <w:rPr>
          <w:rFonts w:ascii="Arial" w:hAnsi="Arial" w:cs="Arial"/>
          <w:lang w:val="es-ES"/>
        </w:rPr>
        <w:t xml:space="preserve"> </w:t>
      </w:r>
      <w:proofErr w:type="spellStart"/>
      <w:r w:rsidR="00663646" w:rsidRPr="00F15653">
        <w:rPr>
          <w:rFonts w:ascii="Arial" w:hAnsi="Arial" w:cs="Arial"/>
          <w:lang w:val="es-ES"/>
        </w:rPr>
        <w:t>basis</w:t>
      </w:r>
      <w:proofErr w:type="spellEnd"/>
      <w:r w:rsidR="00663646" w:rsidRPr="00F15653">
        <w:rPr>
          <w:rFonts w:ascii="Arial" w:hAnsi="Arial" w:cs="Arial"/>
          <w:lang w:val="es-ES"/>
        </w:rPr>
        <w:t xml:space="preserve"> </w:t>
      </w:r>
      <w:proofErr w:type="spellStart"/>
      <w:r w:rsidR="00663646" w:rsidRPr="00F15653">
        <w:rPr>
          <w:rFonts w:ascii="Arial" w:hAnsi="Arial" w:cs="Arial"/>
          <w:lang w:val="es-ES"/>
        </w:rPr>
        <w:t>for</w:t>
      </w:r>
      <w:proofErr w:type="spellEnd"/>
      <w:r w:rsidR="00663646" w:rsidRPr="00F15653">
        <w:rPr>
          <w:rFonts w:ascii="Arial" w:hAnsi="Arial" w:cs="Arial"/>
          <w:lang w:val="es-ES"/>
        </w:rPr>
        <w:t xml:space="preserve"> </w:t>
      </w:r>
      <w:proofErr w:type="spellStart"/>
      <w:r w:rsidR="00663646" w:rsidRPr="00F15653">
        <w:rPr>
          <w:rFonts w:ascii="Arial" w:hAnsi="Arial" w:cs="Arial"/>
          <w:lang w:val="es-ES"/>
        </w:rPr>
        <w:t>the</w:t>
      </w:r>
      <w:proofErr w:type="spellEnd"/>
      <w:r w:rsidR="00663646" w:rsidRPr="00F15653">
        <w:rPr>
          <w:rFonts w:ascii="Arial" w:hAnsi="Arial" w:cs="Arial"/>
          <w:lang w:val="es-ES"/>
        </w:rPr>
        <w:t xml:space="preserve"> </w:t>
      </w:r>
      <w:proofErr w:type="spellStart"/>
      <w:r w:rsidR="00663646" w:rsidRPr="00F15653">
        <w:rPr>
          <w:rFonts w:ascii="Arial" w:hAnsi="Arial" w:cs="Arial"/>
          <w:lang w:val="es-ES"/>
        </w:rPr>
        <w:t>development</w:t>
      </w:r>
      <w:proofErr w:type="spellEnd"/>
      <w:r w:rsidR="00663646" w:rsidRPr="00F15653">
        <w:rPr>
          <w:rFonts w:ascii="Arial" w:hAnsi="Arial" w:cs="Arial"/>
          <w:lang w:val="es-ES"/>
        </w:rPr>
        <w:t xml:space="preserve"> </w:t>
      </w:r>
      <w:del w:id="205" w:author="Peris Yague, Alba" w:date="2021-05-05T16:20:00Z">
        <w:r w:rsidR="00663646" w:rsidRPr="00F15653" w:rsidDel="00B337A8">
          <w:rPr>
            <w:rFonts w:ascii="Arial" w:hAnsi="Arial" w:cs="Arial"/>
            <w:lang w:val="es-ES"/>
          </w:rPr>
          <w:delText xml:space="preserve">of a variation of the computational model CMR; </w:delText>
        </w:r>
      </w:del>
      <w:proofErr w:type="spellStart"/>
      <w:r w:rsidR="00663646" w:rsidRPr="00F15653">
        <w:rPr>
          <w:rFonts w:ascii="Arial" w:hAnsi="Arial" w:cs="Arial"/>
          <w:lang w:val="es-ES"/>
        </w:rPr>
        <w:t>the</w:t>
      </w:r>
      <w:proofErr w:type="spellEnd"/>
      <w:r w:rsidR="00663646" w:rsidRPr="00F15653">
        <w:rPr>
          <w:rFonts w:ascii="Arial" w:hAnsi="Arial" w:cs="Arial"/>
          <w:lang w:val="es-ES"/>
        </w:rPr>
        <w:t xml:space="preserve"> </w:t>
      </w:r>
      <w:proofErr w:type="spellStart"/>
      <w:r w:rsidR="00663646" w:rsidRPr="00F15653">
        <w:rPr>
          <w:rFonts w:ascii="Arial" w:hAnsi="Arial" w:cs="Arial"/>
          <w:lang w:val="es-ES"/>
        </w:rPr>
        <w:t>eCMR</w:t>
      </w:r>
      <w:proofErr w:type="spellEnd"/>
      <w:r w:rsidR="00663646" w:rsidRPr="00F15653">
        <w:rPr>
          <w:rFonts w:ascii="Arial" w:hAnsi="Arial" w:cs="Arial"/>
          <w:lang w:val="es-ES"/>
        </w:rPr>
        <w:t xml:space="preserve"> </w:t>
      </w:r>
      <w:r w:rsidR="00663646">
        <w:rPr>
          <w:rFonts w:ascii="Arial" w:hAnsi="Arial" w:cs="Arial"/>
          <w:lang w:val="en-US"/>
        </w:rPr>
        <w:fldChar w:fldCharType="begin" w:fldLock="1"/>
      </w:r>
      <w:r w:rsidR="00536B90" w:rsidRPr="00F15653">
        <w:rPr>
          <w:rFonts w:ascii="Arial" w:hAnsi="Arial" w:cs="Arial"/>
          <w:lang w:val="es-E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w:instrText>
      </w:r>
      <w:r w:rsidR="00536B90" w:rsidRPr="00BA3B3C">
        <w:rPr>
          <w:rFonts w:ascii="Arial" w:hAnsi="Arial" w:cs="Arial"/>
          <w:lang w:val="en-US"/>
        </w:rPr>
        <w:instrText>ll effect, illumin</w:instrText>
      </w:r>
      <w:r w:rsidR="00536B90">
        <w:rPr>
          <w:rFonts w:ascii="Arial" w:hAnsi="Arial" w:cs="Arial"/>
          <w:lang w:val="en-US"/>
        </w:rPr>
        <w:instrText>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2019)","plainTextFormattedCitation":"(Talmi et al., 2019)","previouslyFormattedCitation":"(Talmi et al., 2019)"},"properties":{"noteIndex":0},"schema":"https://github.com/citation-style-language/schema/raw/master/csl-citation.json"}</w:instrText>
      </w:r>
      <w:r w:rsidR="00663646">
        <w:rPr>
          <w:rFonts w:ascii="Arial" w:hAnsi="Arial" w:cs="Arial"/>
          <w:lang w:val="en-US"/>
        </w:rPr>
        <w:fldChar w:fldCharType="separate"/>
      </w:r>
      <w:r w:rsidR="00663646" w:rsidRPr="00663646">
        <w:rPr>
          <w:rFonts w:ascii="Arial" w:hAnsi="Arial" w:cs="Arial"/>
          <w:noProof/>
          <w:lang w:val="en-US"/>
        </w:rPr>
        <w:t>(Talmi et al., 2019)</w:t>
      </w:r>
      <w:r w:rsidR="00663646">
        <w:rPr>
          <w:rFonts w:ascii="Arial" w:hAnsi="Arial" w:cs="Arial"/>
          <w:lang w:val="en-US"/>
        </w:rPr>
        <w:fldChar w:fldCharType="end"/>
      </w:r>
      <w:r w:rsidR="00A118C7">
        <w:rPr>
          <w:rFonts w:ascii="Arial" w:hAnsi="Arial" w:cs="Arial"/>
          <w:lang w:val="en-US"/>
        </w:rPr>
        <w:t xml:space="preserve"> where, by calculating CRP curves, they </w:t>
      </w:r>
      <w:del w:id="206" w:author="Peris Yague, Alba" w:date="2021-05-05T16:29:00Z">
        <w:r w:rsidR="00A118C7" w:rsidDel="00805B3E">
          <w:rPr>
            <w:rFonts w:ascii="Arial" w:hAnsi="Arial" w:cs="Arial"/>
            <w:lang w:val="en-US"/>
          </w:rPr>
          <w:delText xml:space="preserve">showed </w:delText>
        </w:r>
      </w:del>
      <w:ins w:id="207" w:author="Peris Yague, Alba" w:date="2021-05-05T16:29:00Z">
        <w:r w:rsidR="00805B3E">
          <w:rPr>
            <w:rFonts w:ascii="Arial" w:hAnsi="Arial" w:cs="Arial"/>
            <w:lang w:val="en-US"/>
          </w:rPr>
          <w:t xml:space="preserve">simulated </w:t>
        </w:r>
      </w:ins>
      <w:r w:rsidR="00A118C7">
        <w:rPr>
          <w:rFonts w:ascii="Arial" w:hAnsi="Arial" w:cs="Arial"/>
          <w:lang w:val="en-US"/>
        </w:rPr>
        <w:t xml:space="preserve">that increased recall of an emotional oddball hindered recall of its nearby items. </w:t>
      </w:r>
      <w:del w:id="208" w:author="Peris Yague, Alba" w:date="2021-05-05T16:20:00Z">
        <w:r w:rsidR="00676E4E" w:rsidDel="00B337A8">
          <w:rPr>
            <w:rFonts w:ascii="Arial" w:hAnsi="Arial" w:cs="Arial"/>
            <w:lang w:val="en-US"/>
          </w:rPr>
          <w:delText>The</w:delText>
        </w:r>
        <w:r w:rsidR="008B209C" w:rsidDel="00B337A8">
          <w:rPr>
            <w:rFonts w:ascii="Arial" w:hAnsi="Arial" w:cs="Arial"/>
            <w:lang w:val="en-US"/>
          </w:rPr>
          <w:delText xml:space="preserve"> present</w:delText>
        </w:r>
        <w:r w:rsidR="00676E4E" w:rsidDel="00B337A8">
          <w:rPr>
            <w:rFonts w:ascii="Arial" w:hAnsi="Arial" w:cs="Arial"/>
            <w:lang w:val="en-US"/>
          </w:rPr>
          <w:delText xml:space="preserve"> results indicate that</w:delText>
        </w:r>
        <w:r w:rsidR="00C0163B" w:rsidDel="00B337A8">
          <w:rPr>
            <w:rFonts w:ascii="Arial" w:hAnsi="Arial" w:cs="Arial"/>
            <w:lang w:val="en-US"/>
          </w:rPr>
          <w:delText xml:space="preserve"> modeling</w:delText>
        </w:r>
        <w:r w:rsidR="00CC6766" w:rsidDel="00B337A8">
          <w:rPr>
            <w:rFonts w:ascii="Arial" w:hAnsi="Arial" w:cs="Arial"/>
            <w:lang w:val="en-US"/>
          </w:rPr>
          <w:delText xml:space="preserve"> increased attention to oddballs </w:delText>
        </w:r>
        <w:r w:rsidR="00821651" w:rsidDel="00B337A8">
          <w:rPr>
            <w:rFonts w:ascii="Arial" w:hAnsi="Arial" w:cs="Arial"/>
            <w:lang w:val="en-US"/>
          </w:rPr>
          <w:delText xml:space="preserve">alone, does not explain CRP curves in emotional oddball paradigms but it does in perceptual oddball paradigms. </w:delText>
        </w:r>
      </w:del>
    </w:p>
    <w:p w14:paraId="5B2108E6" w14:textId="222C80D8" w:rsidR="00796CED" w:rsidRDefault="00CB3139" w:rsidP="002F19E6">
      <w:pPr>
        <w:spacing w:line="480" w:lineRule="auto"/>
        <w:ind w:firstLine="360"/>
        <w:jc w:val="both"/>
        <w:rPr>
          <w:rFonts w:ascii="Arial" w:hAnsi="Arial" w:cs="Arial"/>
          <w:lang w:val="en-US"/>
        </w:rPr>
      </w:pPr>
      <w:r>
        <w:rPr>
          <w:rFonts w:ascii="Arial" w:hAnsi="Arial" w:cs="Arial"/>
          <w:lang w:val="en-US"/>
        </w:rPr>
        <w:t>Increased attention due to increased arousal produced by item presentation can occur due to a variety of interacting factors.</w:t>
      </w:r>
      <w:del w:id="209" w:author="Peris Yague, Alba" w:date="2021-05-05T16:29:00Z">
        <w:r w:rsidDel="00805B3E">
          <w:rPr>
            <w:rFonts w:ascii="Arial" w:hAnsi="Arial" w:cs="Arial"/>
            <w:lang w:val="en-US"/>
          </w:rPr>
          <w:delText xml:space="preserve"> </w:delText>
        </w:r>
        <w:r w:rsidR="00B45C2E" w:rsidDel="00805B3E">
          <w:rPr>
            <w:rFonts w:ascii="Arial" w:hAnsi="Arial" w:cs="Arial"/>
            <w:lang w:val="en-US"/>
          </w:rPr>
          <w:delText>Perceptual salience</w:delText>
        </w:r>
        <w:r w:rsidDel="00805B3E">
          <w:rPr>
            <w:rFonts w:ascii="Arial" w:hAnsi="Arial" w:cs="Arial"/>
            <w:lang w:val="en-US"/>
          </w:rPr>
          <w:delText xml:space="preserve"> is mainly modulated by bottom-up processes whereby, in the present study, the presentation of an item in a different font evokes perceptual salience for that item. </w:delText>
        </w:r>
        <w:r w:rsidR="00B45C2E" w:rsidDel="00805B3E">
          <w:rPr>
            <w:rFonts w:ascii="Arial" w:hAnsi="Arial" w:cs="Arial"/>
            <w:lang w:val="en-US"/>
          </w:rPr>
          <w:delText xml:space="preserve">On the other hand, emotional salience, is modulated by an interaction of top-down and bottom-up processes </w:delText>
        </w:r>
        <w:r w:rsidR="0090012B" w:rsidDel="00805B3E">
          <w:rPr>
            <w:rFonts w:ascii="Arial" w:hAnsi="Arial" w:cs="Arial"/>
            <w:lang w:val="en-US"/>
          </w:rPr>
          <w:fldChar w:fldCharType="begin" w:fldLock="1"/>
        </w:r>
        <w:r w:rsidR="005C3D3F" w:rsidDel="00805B3E">
          <w:rPr>
            <w:rFonts w:ascii="Arial" w:hAnsi="Arial" w:cs="Arial"/>
            <w:lang w:val="en-US"/>
          </w:rPr>
          <w:delInstrText>ADDIN CSL_CITATION {"citationItems":[{"id":"ITEM-1","itemData":{"DOI":"10.1177/1745691611400234","ISSN":"17456916","PMID":"21660127","abstract":"Our everyday surroundings besiege us with information. The battle is for a share of our limited attention and memory, with the brain selecting the winners and discarding the losers. Previous research shows that both bottom-up and top-down factors bias competition in favor of high priority stimuli. We propose that arousal during an event increases this bias both in perception and in long-term memory of the event. Arousal-biased competition theory provides specific predictions about when arousal will enhance memory for events and when it will impair it, which accounts for some puzzling contradictions in the emotional memory literature. © The Author(s) 2011.","author":[{"dropping-particle":"","family":"Mather","given":"Mara","non-dropping-particle":"","parse-names":false,"suffix":""},{"dropping-particle":"","family":"Sutherland","given":"Matthew R.","non-dropping-particle":"","parse-names":false,"suffix":""}],"container-title":"Perspectives on Psychological Science","id":"ITEM-1","issue":"2","issued":{"date-parts":[["2011"]]},"page":"114-133","title":"Arousal-biased competition in perception and memory","type":"article-journal","volume":"6"},"uris":["http://www.mendeley.com/documents/?uuid=4086b6e7-6904-42e5-87c5-c993693bee96"]}],"mendeley":{"formattedCitation":"(Mather and Sutherland, 2011)","plainTextFormattedCitation":"(Mather and Sutherland, 2011)","previouslyFormattedCitation":"(Mather and Sutherland, 2011)"},"properties":{"noteIndex":0},"schema":"https://github.com/citation-style-language/schema/raw/master/csl-citation.json"}</w:delInstrText>
        </w:r>
        <w:r w:rsidR="0090012B" w:rsidDel="00805B3E">
          <w:rPr>
            <w:rFonts w:ascii="Arial" w:hAnsi="Arial" w:cs="Arial"/>
            <w:lang w:val="en-US"/>
          </w:rPr>
          <w:fldChar w:fldCharType="separate"/>
        </w:r>
        <w:r w:rsidR="0090012B" w:rsidRPr="0090012B" w:rsidDel="00805B3E">
          <w:rPr>
            <w:rFonts w:ascii="Arial" w:hAnsi="Arial" w:cs="Arial"/>
            <w:noProof/>
            <w:lang w:val="en-US"/>
          </w:rPr>
          <w:delText>(Mather and Sutherland, 2011)</w:delText>
        </w:r>
        <w:r w:rsidR="0090012B" w:rsidDel="00805B3E">
          <w:rPr>
            <w:rFonts w:ascii="Arial" w:hAnsi="Arial" w:cs="Arial"/>
            <w:lang w:val="en-US"/>
          </w:rPr>
          <w:fldChar w:fldCharType="end"/>
        </w:r>
        <w:r w:rsidR="0090012B" w:rsidDel="00805B3E">
          <w:rPr>
            <w:rFonts w:ascii="Arial" w:hAnsi="Arial" w:cs="Arial"/>
            <w:lang w:val="en-US"/>
          </w:rPr>
          <w:delText xml:space="preserve">. </w:delText>
        </w:r>
        <w:r w:rsidR="00F43234" w:rsidDel="00805B3E">
          <w:rPr>
            <w:rFonts w:ascii="Arial" w:hAnsi="Arial" w:cs="Arial"/>
            <w:lang w:val="en-US"/>
          </w:rPr>
          <w:delText>Furthermore,</w:delText>
        </w:r>
      </w:del>
      <w:r w:rsidR="00F43234">
        <w:rPr>
          <w:rFonts w:ascii="Arial" w:hAnsi="Arial" w:cs="Arial"/>
          <w:lang w:val="en-US"/>
        </w:rPr>
        <w:t xml:space="preserve"> </w:t>
      </w:r>
      <w:ins w:id="210" w:author="Peris Yague, Alba" w:date="2021-05-05T16:29:00Z">
        <w:r w:rsidR="00805B3E">
          <w:rPr>
            <w:rFonts w:ascii="Arial" w:hAnsi="Arial" w:cs="Arial"/>
            <w:lang w:val="en-US"/>
          </w:rPr>
          <w:t>B</w:t>
        </w:r>
      </w:ins>
      <w:del w:id="211" w:author="Peris Yague, Alba" w:date="2021-05-05T16:29:00Z">
        <w:r w:rsidR="00F43234" w:rsidDel="00805B3E">
          <w:rPr>
            <w:rFonts w:ascii="Arial" w:hAnsi="Arial" w:cs="Arial"/>
            <w:lang w:val="en-US"/>
          </w:rPr>
          <w:delText>b</w:delText>
        </w:r>
      </w:del>
      <w:r w:rsidR="00F43234">
        <w:rPr>
          <w:rFonts w:ascii="Arial" w:hAnsi="Arial" w:cs="Arial"/>
          <w:lang w:val="en-US"/>
        </w:rPr>
        <w:t xml:space="preserve">ehavioral studies investigated the influence of emotional modulations on attention and perception </w:t>
      </w:r>
      <w:del w:id="212" w:author="Peris Yague, Alba" w:date="2021-05-06T11:33:00Z">
        <w:r w:rsidR="00F43234" w:rsidDel="006A510F">
          <w:rPr>
            <w:rFonts w:ascii="Arial" w:hAnsi="Arial" w:cs="Arial"/>
            <w:lang w:val="en-US"/>
          </w:rPr>
          <w:delText xml:space="preserve">via the presentation </w:delText>
        </w:r>
      </w:del>
      <w:ins w:id="213" w:author="Peris Yague, Alba" w:date="2021-05-06T11:33:00Z">
        <w:r w:rsidR="006A510F">
          <w:rPr>
            <w:rFonts w:ascii="Arial" w:hAnsi="Arial" w:cs="Arial"/>
            <w:lang w:val="en-US"/>
          </w:rPr>
          <w:t>by presenting</w:t>
        </w:r>
      </w:ins>
      <w:del w:id="214" w:author="Peris Yague, Alba" w:date="2021-05-06T11:33:00Z">
        <w:r w:rsidR="00F43234" w:rsidDel="006A510F">
          <w:rPr>
            <w:rFonts w:ascii="Arial" w:hAnsi="Arial" w:cs="Arial"/>
            <w:lang w:val="en-US"/>
          </w:rPr>
          <w:delText>of</w:delText>
        </w:r>
      </w:del>
      <w:r w:rsidR="00F43234">
        <w:rPr>
          <w:rFonts w:ascii="Arial" w:hAnsi="Arial" w:cs="Arial"/>
          <w:lang w:val="en-US"/>
        </w:rPr>
        <w:t xml:space="preserve"> fearful faces followed by an orientation-decision task on Gabor stimuli</w:t>
      </w:r>
      <w:r w:rsidR="009B778C">
        <w:rPr>
          <w:rFonts w:ascii="Arial" w:hAnsi="Arial" w:cs="Arial"/>
          <w:lang w:val="en-US"/>
        </w:rPr>
        <w:t xml:space="preserve">; </w:t>
      </w:r>
      <w:r w:rsidR="00A35288">
        <w:rPr>
          <w:rFonts w:ascii="Arial" w:hAnsi="Arial" w:cs="Arial"/>
          <w:lang w:val="en-US"/>
        </w:rPr>
        <w:fldChar w:fldCharType="begin" w:fldLock="1"/>
      </w:r>
      <w:r w:rsidR="008737FD">
        <w:rPr>
          <w:rFonts w:ascii="Arial" w:hAnsi="Arial" w:cs="Arial"/>
          <w:lang w:val="en-US"/>
        </w:rPr>
        <w:instrText>ADDIN CSL_CITATION {"citationItems":[{"id":"ITEM-1","itemData":{"DOI":"10.1111/j.1467-9280.2006.01701.x","abstract":"Does emotion affect how people see? We investigated the effects of emotion and attention, as well as their conjoint effect, on contrast sensitivity, a dimension of early vision. We manipulated the emotional valence and the attentional distribution of cues preceding a target stimulus and asked observers to judge the orientation of the target as contrast varied. This study provides the first behavioral evidence that (a) emotion enhances contrast sensitivity irrespective of attention and (b) emotion potentiates the effect of attention on contrast sensitivity","author":[{"dropping-particle":"","family":"Phelps","given":"Elizabeth A.","non-dropping-particle":"","parse-names":false,"suffix":""},{"dropping-particle":"","family":"Ling","given":"Sam","non-dropping-particle":"","parse-names":false,"suffix":""},{"dropping-particle":"","family":"Carrasco","given":"Marisa","non-dropping-particle":"","parse-names":false,"suffix":""}],"container-title":"Psychol Sci.","id":"ITEM-1","issue":"4","issued":{"date-parts":[["2006"]]},"page":"292-299","title":"Emotion Facilitates Perception and Potentiates the Perceptual Benefits of Attention","type":"article-journal","volume":"17"},"uris":["http://www.mendeley.com/documents/?uuid=8cacca30-6e98-4d9f-8d55-4a01e7dbdec2"]}],"mendeley":{"formattedCitation":"(Phelps, Ling, &amp; Carrasco, 2006)","manualFormatting":"Phelps et al. (2006)","plainTextFormattedCitation":"(Phelps, Ling, &amp; Carrasco, 2006)","previouslyFormattedCitation":"(Phelps, Ling, &amp; Carrasco, 2006)"},"properties":{"noteIndex":0},"schema":"https://github.com/citation-style-language/schema/raw/master/csl-citation.json"}</w:instrText>
      </w:r>
      <w:r w:rsidR="00A35288">
        <w:rPr>
          <w:rFonts w:ascii="Arial" w:hAnsi="Arial" w:cs="Arial"/>
          <w:lang w:val="en-US"/>
        </w:rPr>
        <w:fldChar w:fldCharType="separate"/>
      </w:r>
      <w:r w:rsidR="00A35288" w:rsidRPr="00A35288">
        <w:rPr>
          <w:rFonts w:ascii="Arial" w:hAnsi="Arial" w:cs="Arial"/>
          <w:noProof/>
          <w:lang w:val="en-US"/>
        </w:rPr>
        <w:t>Phelps et al.</w:t>
      </w:r>
      <w:r w:rsidR="00A35288">
        <w:rPr>
          <w:rFonts w:ascii="Arial" w:hAnsi="Arial" w:cs="Arial"/>
          <w:noProof/>
          <w:lang w:val="en-US"/>
        </w:rPr>
        <w:t xml:space="preserve"> (</w:t>
      </w:r>
      <w:r w:rsidR="00A35288" w:rsidRPr="00A35288">
        <w:rPr>
          <w:rFonts w:ascii="Arial" w:hAnsi="Arial" w:cs="Arial"/>
          <w:noProof/>
          <w:lang w:val="en-US"/>
        </w:rPr>
        <w:t>2006)</w:t>
      </w:r>
      <w:r w:rsidR="00A35288">
        <w:rPr>
          <w:rFonts w:ascii="Arial" w:hAnsi="Arial" w:cs="Arial"/>
          <w:lang w:val="en-US"/>
        </w:rPr>
        <w:fldChar w:fldCharType="end"/>
      </w:r>
      <w:r w:rsidR="00A35288">
        <w:rPr>
          <w:rFonts w:ascii="Arial" w:hAnsi="Arial" w:cs="Arial"/>
          <w:lang w:val="en-US"/>
        </w:rPr>
        <w:t xml:space="preserve"> </w:t>
      </w:r>
      <w:r w:rsidR="008D767A">
        <w:rPr>
          <w:rFonts w:ascii="Arial" w:hAnsi="Arial" w:cs="Arial"/>
          <w:lang w:val="en-US"/>
        </w:rPr>
        <w:t xml:space="preserve">provided evidence that emotion modulates </w:t>
      </w:r>
      <w:r w:rsidR="00182720">
        <w:rPr>
          <w:rFonts w:ascii="Arial" w:hAnsi="Arial" w:cs="Arial"/>
          <w:lang w:val="en-US"/>
        </w:rPr>
        <w:t xml:space="preserve">attention </w:t>
      </w:r>
      <w:proofErr w:type="spellStart"/>
      <w:r w:rsidR="00182720">
        <w:rPr>
          <w:rFonts w:ascii="Arial" w:hAnsi="Arial" w:cs="Arial"/>
          <w:lang w:val="en-US"/>
        </w:rPr>
        <w:t>i.e</w:t>
      </w:r>
      <w:proofErr w:type="spellEnd"/>
      <w:r w:rsidR="00182720">
        <w:rPr>
          <w:rFonts w:ascii="Arial" w:hAnsi="Arial" w:cs="Arial"/>
          <w:lang w:val="en-US"/>
        </w:rPr>
        <w:t xml:space="preserve"> how we ‘‘see’’ upcoming stimuli as well as it enhanced perceptual processing.</w:t>
      </w:r>
      <w:del w:id="215" w:author="Peris Yague, Alba" w:date="2021-05-05T16:21:00Z">
        <w:r w:rsidR="00182720" w:rsidDel="00B337A8">
          <w:rPr>
            <w:rFonts w:ascii="Arial" w:hAnsi="Arial" w:cs="Arial"/>
            <w:lang w:val="en-US"/>
          </w:rPr>
          <w:delText xml:space="preserve"> </w:delText>
        </w:r>
        <w:r w:rsidR="00E278E3" w:rsidDel="00B337A8">
          <w:rPr>
            <w:rFonts w:ascii="Arial" w:hAnsi="Arial" w:cs="Arial"/>
            <w:lang w:val="en-US"/>
          </w:rPr>
          <w:delText>Considering that emotion and attention interact to modulate perception, we propose that</w:delText>
        </w:r>
        <w:r w:rsidR="00825FD7" w:rsidDel="00B337A8">
          <w:rPr>
            <w:rFonts w:ascii="Arial" w:hAnsi="Arial" w:cs="Arial"/>
            <w:lang w:val="en-US"/>
          </w:rPr>
          <w:delText xml:space="preserve">, in the context </w:delText>
        </w:r>
        <w:r w:rsidR="00472FF7" w:rsidDel="00B337A8">
          <w:rPr>
            <w:rFonts w:ascii="Arial" w:hAnsi="Arial" w:cs="Arial"/>
            <w:lang w:val="en-US"/>
          </w:rPr>
          <w:delText xml:space="preserve">of </w:delText>
        </w:r>
        <w:r w:rsidR="00825FD7" w:rsidDel="00B337A8">
          <w:rPr>
            <w:rFonts w:ascii="Arial" w:hAnsi="Arial" w:cs="Arial"/>
            <w:lang w:val="en-US"/>
          </w:rPr>
          <w:delText>CRP curves from free-recall oddball paradigms,</w:delText>
        </w:r>
        <w:r w:rsidR="00E278E3" w:rsidDel="00B337A8">
          <w:rPr>
            <w:rFonts w:ascii="Arial" w:hAnsi="Arial" w:cs="Arial"/>
            <w:lang w:val="en-US"/>
          </w:rPr>
          <w:delText xml:space="preserve"> the </w:delText>
        </w:r>
        <w:commentRangeStart w:id="216"/>
        <w:commentRangeStart w:id="217"/>
        <w:commentRangeStart w:id="218"/>
        <w:r w:rsidR="00E278E3" w:rsidDel="00B337A8">
          <w:rPr>
            <w:rFonts w:ascii="Arial" w:hAnsi="Arial" w:cs="Arial"/>
            <w:lang w:val="en-US"/>
          </w:rPr>
          <w:delText>eCMR model</w:delText>
        </w:r>
        <w:r w:rsidR="00545080" w:rsidDel="00B337A8">
          <w:rPr>
            <w:rFonts w:ascii="Arial" w:hAnsi="Arial" w:cs="Arial"/>
            <w:lang w:val="en-US"/>
          </w:rPr>
          <w:delText xml:space="preserve"> </w:delText>
        </w:r>
        <w:r w:rsidR="00A42789" w:rsidDel="00B337A8">
          <w:rPr>
            <w:rFonts w:ascii="Arial" w:hAnsi="Arial" w:cs="Arial"/>
            <w:lang w:val="en-US"/>
          </w:rPr>
          <w:delText>could potentially explain</w:delText>
        </w:r>
        <w:r w:rsidR="00545080" w:rsidDel="00B337A8">
          <w:rPr>
            <w:rFonts w:ascii="Arial" w:hAnsi="Arial" w:cs="Arial"/>
            <w:lang w:val="en-US"/>
          </w:rPr>
          <w:delText xml:space="preserve"> perceptual oddball salience</w:delText>
        </w:r>
        <w:commentRangeEnd w:id="216"/>
        <w:r w:rsidR="00472FF7" w:rsidDel="00B337A8">
          <w:rPr>
            <w:rStyle w:val="CommentReference"/>
          </w:rPr>
          <w:commentReference w:id="216"/>
        </w:r>
        <w:commentRangeEnd w:id="217"/>
        <w:r w:rsidR="00B46DA6" w:rsidDel="00B337A8">
          <w:rPr>
            <w:rStyle w:val="CommentReference"/>
          </w:rPr>
          <w:commentReference w:id="217"/>
        </w:r>
        <w:commentRangeEnd w:id="218"/>
        <w:r w:rsidR="00B46DA6" w:rsidDel="00B337A8">
          <w:rPr>
            <w:rStyle w:val="CommentReference"/>
          </w:rPr>
          <w:commentReference w:id="218"/>
        </w:r>
        <w:r w:rsidR="00DF274E" w:rsidDel="00B337A8">
          <w:rPr>
            <w:rFonts w:ascii="Arial" w:hAnsi="Arial" w:cs="Arial"/>
            <w:lang w:val="en-US"/>
          </w:rPr>
          <w:delText>.</w:delText>
        </w:r>
        <w:r w:rsidR="00545080" w:rsidDel="00B337A8">
          <w:rPr>
            <w:rFonts w:ascii="Arial" w:hAnsi="Arial" w:cs="Arial"/>
            <w:lang w:val="en-US"/>
          </w:rPr>
          <w:delText xml:space="preserve"> </w:delText>
        </w:r>
        <w:r w:rsidR="00A42789" w:rsidDel="00B337A8">
          <w:rPr>
            <w:rFonts w:ascii="Arial" w:hAnsi="Arial" w:cs="Arial"/>
            <w:lang w:val="en-US"/>
          </w:rPr>
          <w:delText>Alternatively</w:delText>
        </w:r>
        <w:r w:rsidR="00545080" w:rsidDel="00B337A8">
          <w:rPr>
            <w:rFonts w:ascii="Arial" w:hAnsi="Arial" w:cs="Arial"/>
            <w:lang w:val="en-US"/>
          </w:rPr>
          <w:delText>,</w:delText>
        </w:r>
      </w:del>
      <w:r w:rsidR="00545080">
        <w:rPr>
          <w:rFonts w:ascii="Arial" w:hAnsi="Arial" w:cs="Arial"/>
          <w:lang w:val="en-US"/>
        </w:rPr>
        <w:t xml:space="preserve"> </w:t>
      </w:r>
      <w:del w:id="219" w:author="Peris Yague, Alba" w:date="2021-05-05T16:21:00Z">
        <w:r w:rsidR="00545080" w:rsidDel="00B337A8">
          <w:rPr>
            <w:rFonts w:ascii="Arial" w:hAnsi="Arial" w:cs="Arial"/>
            <w:lang w:val="en-US"/>
          </w:rPr>
          <w:delText xml:space="preserve">it </w:delText>
        </w:r>
      </w:del>
      <w:del w:id="220" w:author="Peris Yague, Alba" w:date="2021-05-06T11:34:00Z">
        <w:r w:rsidR="00197D89" w:rsidDel="005C57C0">
          <w:rPr>
            <w:rFonts w:ascii="Arial" w:hAnsi="Arial" w:cs="Arial"/>
            <w:lang w:val="en-US"/>
          </w:rPr>
          <w:delText xml:space="preserve">still requires fine-tunning to </w:delText>
        </w:r>
        <w:r w:rsidR="002567BE" w:rsidDel="005C57C0">
          <w:rPr>
            <w:rFonts w:ascii="Arial" w:hAnsi="Arial" w:cs="Arial"/>
            <w:lang w:val="en-US"/>
          </w:rPr>
          <w:delText xml:space="preserve">model an </w:delText>
        </w:r>
        <w:r w:rsidR="002567BE" w:rsidDel="005C57C0">
          <w:rPr>
            <w:rFonts w:ascii="Arial" w:hAnsi="Arial" w:cs="Arial"/>
            <w:i/>
            <w:iCs/>
            <w:lang w:val="en-US"/>
          </w:rPr>
          <w:delText>emotional factor</w:delText>
        </w:r>
        <w:r w:rsidR="002567BE" w:rsidDel="005C57C0">
          <w:rPr>
            <w:rFonts w:ascii="Arial" w:hAnsi="Arial" w:cs="Arial"/>
            <w:lang w:val="en-US"/>
          </w:rPr>
          <w:delText xml:space="preserve"> </w:delText>
        </w:r>
      </w:del>
      <w:del w:id="221" w:author="Peris Yague, Alba" w:date="2021-05-05T16:30:00Z">
        <w:r w:rsidR="002567BE" w:rsidDel="00805B3E">
          <w:rPr>
            <w:rFonts w:ascii="Arial" w:hAnsi="Arial" w:cs="Arial"/>
            <w:lang w:val="en-US"/>
          </w:rPr>
          <w:delText>to interact with the increased attention to the oddball</w:delText>
        </w:r>
        <w:r w:rsidR="007B557B" w:rsidDel="00805B3E">
          <w:rPr>
            <w:rFonts w:ascii="Arial" w:hAnsi="Arial" w:cs="Arial"/>
            <w:lang w:val="en-US"/>
          </w:rPr>
          <w:delText xml:space="preserve"> </w:delText>
        </w:r>
        <w:r w:rsidR="0038320D" w:rsidDel="00805B3E">
          <w:rPr>
            <w:rFonts w:ascii="Arial" w:hAnsi="Arial" w:cs="Arial"/>
            <w:lang w:val="en-US"/>
          </w:rPr>
          <w:delText xml:space="preserve">in order </w:delText>
        </w:r>
      </w:del>
      <w:del w:id="222" w:author="Peris Yague, Alba" w:date="2021-05-06T11:34:00Z">
        <w:r w:rsidR="0038320D" w:rsidDel="005C57C0">
          <w:rPr>
            <w:rFonts w:ascii="Arial" w:hAnsi="Arial" w:cs="Arial"/>
            <w:lang w:val="en-US"/>
          </w:rPr>
          <w:delText>to</w:delText>
        </w:r>
        <w:r w:rsidR="007B557B" w:rsidDel="005C57C0">
          <w:rPr>
            <w:rFonts w:ascii="Arial" w:hAnsi="Arial" w:cs="Arial"/>
            <w:lang w:val="en-US"/>
          </w:rPr>
          <w:delText xml:space="preserve"> </w:delText>
        </w:r>
      </w:del>
      <w:del w:id="223" w:author="Peris Yague, Alba" w:date="2021-05-05T16:30:00Z">
        <w:r w:rsidR="007B557B" w:rsidDel="00805B3E">
          <w:rPr>
            <w:rFonts w:ascii="Arial" w:hAnsi="Arial" w:cs="Arial"/>
            <w:lang w:val="en-US"/>
          </w:rPr>
          <w:delText>account for the present empirical results of emotional oddball modulations of CRP curves</w:delText>
        </w:r>
      </w:del>
      <w:del w:id="224" w:author="Peris Yague, Alba" w:date="2021-05-06T11:34:00Z">
        <w:r w:rsidR="007B557B" w:rsidDel="005C57C0">
          <w:rPr>
            <w:rFonts w:ascii="Arial" w:hAnsi="Arial" w:cs="Arial"/>
            <w:lang w:val="en-US"/>
          </w:rPr>
          <w:delText xml:space="preserve">. </w:delText>
        </w:r>
        <w:r w:rsidR="002567BE" w:rsidDel="005C57C0">
          <w:rPr>
            <w:rFonts w:ascii="Arial" w:hAnsi="Arial" w:cs="Arial"/>
            <w:lang w:val="en-US"/>
          </w:rPr>
          <w:delText xml:space="preserve"> </w:delText>
        </w:r>
      </w:del>
      <w:ins w:id="225" w:author="Peris Yague, Alba" w:date="2021-05-05T17:20:00Z">
        <w:r w:rsidR="002F19E6">
          <w:rPr>
            <w:rFonts w:ascii="Arial" w:hAnsi="Arial" w:cs="Arial"/>
            <w:lang w:val="en-US"/>
          </w:rPr>
          <w:t>E</w:t>
        </w:r>
      </w:ins>
      <w:moveToRangeStart w:id="226" w:author="Peris Yague, Alba" w:date="2021-05-05T17:20:00Z" w:name="move71127620"/>
      <w:moveTo w:id="227" w:author="Peris Yague, Alba" w:date="2021-05-05T17:20:00Z">
        <w:del w:id="228" w:author="Peris Yague, Alba" w:date="2021-05-05T17:20:00Z">
          <w:r w:rsidR="002F19E6" w:rsidDel="002F19E6">
            <w:rPr>
              <w:rFonts w:ascii="Arial" w:hAnsi="Arial" w:cs="Arial"/>
              <w:lang w:val="en-US"/>
            </w:rPr>
            <w:delText>that e</w:delText>
          </w:r>
        </w:del>
        <w:r w:rsidR="002F19E6">
          <w:rPr>
            <w:rFonts w:ascii="Arial" w:hAnsi="Arial" w:cs="Arial"/>
            <w:lang w:val="en-US"/>
          </w:rPr>
          <w:t xml:space="preserve">motionality is gradually incorporated into item context at encoding; whereby attention could be interacting with context setting, and is used during retrieval for item recollection </w:t>
        </w:r>
        <w:r w:rsidR="002F19E6">
          <w:rPr>
            <w:rFonts w:ascii="Arial" w:hAnsi="Arial" w:cs="Arial"/>
            <w:lang w:val="en-US"/>
          </w:rPr>
          <w:fldChar w:fldCharType="begin" w:fldLock="1"/>
        </w:r>
      </w:moveTo>
      <w:r w:rsidR="00560B52">
        <w:rPr>
          <w:rFonts w:ascii="Arial" w:hAnsi="Arial" w:cs="Arial"/>
          <w:lang w:val="en-US"/>
        </w:rPr>
        <w:instrText>ADDIN CSL_CITATION {"citationItems":[{"id":"ITEM-1","itemData":{"DOI":"10.3758/s13423-014-0791-2","ISSN":"15315320","PMID":"25604771","abstract":"Memory is often better for emotional rather than neutral stimuli. The benefit for emotional items could be the result of an associative mechanism whereby items are associated to a slowly updating context. Through this process, emotional features are integrated with context during study, and are reactivated during test. The presence of emotion in context would both provide a stronger retrieval cue, enhancing memory of emotional items, as well as lead to emotional clustering, whereby emotionally similar items are recalled consecutively. To measure whether associative mechanisms can explain the enhancement for emotional items, we conducted a free recall study in which most items were emotionally neutral to minimize effects of mood induction and to more closely reflect naturalistic settings. We found that emotional items were significantly more likely to be recalled than neutral items and that participants were more likely to transition between emotional items rather than between emotional and neutral items. Together, these results suggest that contextual encoding and retrieval mechanisms may drive the benefit for emotional items both within and outside the laboratory.","author":[{"dropping-particle":"","family":"Long","given":"Nicole M.","non-dropping-particle":"","parse-names":false,"suffix":""},{"dropping-particle":"","family":"Danoff","given":"Michelle S.","non-dropping-particle":"","parse-names":false,"suffix":""},{"dropping-particle":"","family":"Kahana","given":"Michael J.","non-dropping-particle":"","parse-names":false,"suffix":""}],"container-title":"Psychonomic Bulletin and Review","id":"ITEM-1","issue":"5","issued":{"date-parts":[["2015"]]},"page":"1328-1333","title":"Recall dynamics reveal the retrieval of emotional context","type":"article-journal","volume":"22"},"uris":["http://www.mendeley.com/documents/?uuid=3a7f2621-0d15-4cb3-b47b-7cd5cf984589"]}],"mendeley":{"formattedCitation":"(Long, Danoff, &amp; Kahana, 2015)","plainTextFormattedCitation":"(Long, Danoff, &amp; Kahana, 2015)","previouslyFormattedCitation":"(Long, Danoff, &amp; Kahana, 2015)"},"properties":{"noteIndex":0},"schema":"https://github.com/citation-style-language/schema/raw/master/csl-citation.json"}</w:instrText>
      </w:r>
      <w:moveTo w:id="229" w:author="Peris Yague, Alba" w:date="2021-05-05T17:20:00Z">
        <w:r w:rsidR="002F19E6">
          <w:rPr>
            <w:rFonts w:ascii="Arial" w:hAnsi="Arial" w:cs="Arial"/>
            <w:lang w:val="en-US"/>
          </w:rPr>
          <w:fldChar w:fldCharType="separate"/>
        </w:r>
      </w:moveTo>
      <w:r w:rsidR="00560B52" w:rsidRPr="00560B52">
        <w:rPr>
          <w:rFonts w:ascii="Arial" w:hAnsi="Arial" w:cs="Arial"/>
          <w:noProof/>
          <w:lang w:val="en-US"/>
        </w:rPr>
        <w:t>(Long, Danoff, &amp; Kahana, 2015)</w:t>
      </w:r>
      <w:moveTo w:id="230" w:author="Peris Yague, Alba" w:date="2021-05-05T17:20:00Z">
        <w:r w:rsidR="002F19E6">
          <w:rPr>
            <w:rFonts w:ascii="Arial" w:hAnsi="Arial" w:cs="Arial"/>
            <w:lang w:val="en-US"/>
          </w:rPr>
          <w:fldChar w:fldCharType="end"/>
        </w:r>
        <w:r w:rsidR="002F19E6">
          <w:rPr>
            <w:rFonts w:ascii="Arial" w:hAnsi="Arial" w:cs="Arial"/>
            <w:lang w:val="en-US"/>
          </w:rPr>
          <w:t xml:space="preserve">. Thereby, we propose that while the presentation of </w:t>
        </w:r>
        <w:r w:rsidR="002F19E6">
          <w:rPr>
            <w:rFonts w:ascii="Arial" w:hAnsi="Arial" w:cs="Arial"/>
            <w:lang w:val="en-US"/>
          </w:rPr>
          <w:lastRenderedPageBreak/>
          <w:t xml:space="preserve">emotional oddballs induces an interaction between emotional and attentional processes to gradually change context </w:t>
        </w:r>
        <w:r w:rsidR="002F19E6">
          <w:rPr>
            <w:rFonts w:ascii="Arial" w:hAnsi="Arial" w:cs="Arial"/>
            <w:lang w:val="en-US"/>
          </w:rPr>
          <w:fldChar w:fldCharType="begin" w:fldLock="1"/>
        </w:r>
        <w:r w:rsidR="002F19E6">
          <w:rPr>
            <w:rFonts w:ascii="Arial" w:hAnsi="Arial" w:cs="Arial"/>
            <w:lang w:val="en-US"/>
          </w:rPr>
          <w:instrText>ADDIN CSL_CITATION {"citationItems":[{"id":"ITEM-1","itemData":{"DOI":"10.3758/s13423-014-0791-2","ISSN":"15315320","PMID":"25604771","abstract":"Memory is often better for emotional rather than neutral stimuli. The benefit for emotional items could be the result of an associative mechanism whereby items are associated to a slowly updating context. Through this process, emotional features are integrated with context during study, and are reactivated during test. The presence of emotion in context would both provide a stronger retrieval cue, enhancing memory of emotional items, as well as lead to emotional clustering, whereby emotionally similar items are recalled consecutively. To measure whether associative mechanisms can explain the enhancement for emotional items, we conducted a free recall study in which most items were emotionally neutral to minimize effects of mood induction and to more closely reflect naturalistic settings. We found that emotional items were significantly more likely to be recalled than neutral items and that participants were more likely to transition between emotional items rather than between emotional and neutral items. Together, these results suggest that contextual encoding and retrieval mechanisms may drive the benefit for emotional items both within and outside the laboratory.","author":[{"dropping-particle":"","family":"Long","given":"Nicole M.","non-dropping-particle":"","parse-names":false,"suffix":""},{"dropping-particle":"","family":"Danoff","given":"Michelle S.","non-dropping-particle":"","parse-names":false,"suffix":""},{"dropping-particle":"","family":"Kahana","given":"Michael J.","non-dropping-particle":"","parse-names":false,"suffix":""}],"container-title":"Psychonomic Bulletin and Review","id":"ITEM-1","issue":"5","issued":{"date-parts":[["2015"]]},"page":"1328-1333","title":"Recall dynamics reveal the retrieval of emotional context","type":"article-journal","volume":"22"},"uris":["http://www.mendeley.com/documents/?uuid=3a7f2621-0d15-4cb3-b47b-7cd5cf984589"]}],"mendeley":{"formattedCitation":"(Long et al., 2015)","plainTextFormattedCitation":"(Long et al., 2015)","previouslyFormattedCitation":"(Long et al., 2015)"},"properties":{"noteIndex":0},"schema":"https://github.com/citation-style-language/schema/raw/master/csl-citation.json"}</w:instrText>
        </w:r>
        <w:r w:rsidR="002F19E6">
          <w:rPr>
            <w:rFonts w:ascii="Arial" w:hAnsi="Arial" w:cs="Arial"/>
            <w:lang w:val="en-US"/>
          </w:rPr>
          <w:fldChar w:fldCharType="separate"/>
        </w:r>
        <w:r w:rsidR="002F19E6" w:rsidRPr="007E230B">
          <w:rPr>
            <w:rFonts w:ascii="Arial" w:hAnsi="Arial" w:cs="Arial"/>
            <w:noProof/>
            <w:lang w:val="en-US"/>
          </w:rPr>
          <w:t>(Long et al., 2015)</w:t>
        </w:r>
        <w:r w:rsidR="002F19E6">
          <w:rPr>
            <w:rFonts w:ascii="Arial" w:hAnsi="Arial" w:cs="Arial"/>
            <w:lang w:val="en-US"/>
          </w:rPr>
          <w:fldChar w:fldCharType="end"/>
        </w:r>
      </w:moveTo>
      <w:ins w:id="231" w:author="Peris Yague, Alba" w:date="2021-05-06T11:34:00Z">
        <w:r w:rsidR="005C57C0">
          <w:rPr>
            <w:rFonts w:ascii="Arial" w:hAnsi="Arial" w:cs="Arial"/>
            <w:lang w:val="en-US"/>
          </w:rPr>
          <w:t>,</w:t>
        </w:r>
      </w:ins>
      <w:moveTo w:id="232" w:author="Peris Yague, Alba" w:date="2021-05-05T17:20:00Z">
        <w:del w:id="233" w:author="Peris Yague, Alba" w:date="2021-05-06T11:34:00Z">
          <w:r w:rsidR="002F19E6" w:rsidDel="005C57C0">
            <w:rPr>
              <w:rFonts w:ascii="Arial" w:hAnsi="Arial" w:cs="Arial"/>
              <w:lang w:val="en-US"/>
            </w:rPr>
            <w:delText>.</w:delText>
          </w:r>
        </w:del>
        <w:r w:rsidR="002F19E6">
          <w:rPr>
            <w:rFonts w:ascii="Arial" w:hAnsi="Arial" w:cs="Arial"/>
            <w:lang w:val="en-US"/>
          </w:rPr>
          <w:t xml:space="preserve"> </w:t>
        </w:r>
      </w:moveTo>
      <w:ins w:id="234" w:author="Peris Yague, Alba" w:date="2021-05-06T11:34:00Z">
        <w:r w:rsidR="005C57C0">
          <w:rPr>
            <w:rFonts w:ascii="Arial" w:hAnsi="Arial" w:cs="Arial"/>
            <w:lang w:val="en-US"/>
          </w:rPr>
          <w:t>p</w:t>
        </w:r>
      </w:ins>
      <w:moveTo w:id="235" w:author="Peris Yague, Alba" w:date="2021-05-05T17:20:00Z">
        <w:del w:id="236" w:author="Peris Yague, Alba" w:date="2021-05-06T11:34:00Z">
          <w:r w:rsidR="002F19E6" w:rsidDel="005C57C0">
            <w:rPr>
              <w:rFonts w:ascii="Arial" w:hAnsi="Arial" w:cs="Arial"/>
              <w:lang w:val="en-US"/>
            </w:rPr>
            <w:delText>P</w:delText>
          </w:r>
        </w:del>
        <w:r w:rsidR="002F19E6">
          <w:rPr>
            <w:rFonts w:ascii="Arial" w:hAnsi="Arial" w:cs="Arial"/>
            <w:lang w:val="en-US"/>
          </w:rPr>
          <w:t xml:space="preserve">erceptual oddballs (and possibly, mainly increased attention) disrupt source contexts which in turn, disturb temporal context </w:t>
        </w:r>
        <w:r w:rsidR="002F19E6">
          <w:rPr>
            <w:rFonts w:ascii="Arial" w:hAnsi="Arial" w:cs="Arial"/>
            <w:lang w:val="en-US"/>
          </w:rPr>
          <w:fldChar w:fldCharType="begin" w:fldLock="1"/>
        </w:r>
        <w:r w:rsidR="002F19E6">
          <w:rPr>
            <w:rFonts w:ascii="Arial" w:hAnsi="Arial" w:cs="Arial"/>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2019)","plainTextFormattedCitation":"(Talmi et al., 2019)","previouslyFormattedCitation":"(Talmi et al., 2019)"},"properties":{"noteIndex":0},"schema":"https://github.com/citation-style-language/schema/raw/master/csl-citation.json"}</w:instrText>
        </w:r>
        <w:r w:rsidR="002F19E6">
          <w:rPr>
            <w:rFonts w:ascii="Arial" w:hAnsi="Arial" w:cs="Arial"/>
            <w:lang w:val="en-US"/>
          </w:rPr>
          <w:fldChar w:fldCharType="separate"/>
        </w:r>
        <w:r w:rsidR="002F19E6" w:rsidRPr="003278D4">
          <w:rPr>
            <w:rFonts w:ascii="Arial" w:hAnsi="Arial" w:cs="Arial"/>
            <w:noProof/>
            <w:lang w:val="en-US"/>
          </w:rPr>
          <w:t>(Talmi et al., 2019)</w:t>
        </w:r>
        <w:r w:rsidR="002F19E6">
          <w:rPr>
            <w:rFonts w:ascii="Arial" w:hAnsi="Arial" w:cs="Arial"/>
            <w:lang w:val="en-US"/>
          </w:rPr>
          <w:fldChar w:fldCharType="end"/>
        </w:r>
        <w:r w:rsidR="002F19E6">
          <w:rPr>
            <w:rFonts w:ascii="Arial" w:hAnsi="Arial" w:cs="Arial"/>
            <w:lang w:val="en-US"/>
          </w:rPr>
          <w:t xml:space="preserve"> thus, decreasing CRP from perceptual oddballs in the forward direction. </w:t>
        </w:r>
      </w:moveTo>
      <w:moveToRangeEnd w:id="226"/>
      <w:del w:id="237" w:author="Peris Yague, Alba" w:date="2021-05-05T16:36:00Z">
        <w:r w:rsidR="00F21F31" w:rsidDel="00805B3E">
          <w:rPr>
            <w:rFonts w:ascii="Arial" w:hAnsi="Arial" w:cs="Arial"/>
            <w:lang w:val="en-US"/>
          </w:rPr>
          <w:delText>Instead</w:delText>
        </w:r>
        <w:r w:rsidR="00ED2BEA" w:rsidDel="00805B3E">
          <w:rPr>
            <w:rFonts w:ascii="Arial" w:hAnsi="Arial" w:cs="Arial"/>
            <w:lang w:val="en-US"/>
          </w:rPr>
          <w:delText>, this could also be explained by the fact that emotionality in the current version of the eCMR model is an all-or-none phenomenon</w:delText>
        </w:r>
        <w:r w:rsidR="00987583" w:rsidDel="00805B3E">
          <w:rPr>
            <w:rFonts w:ascii="Arial" w:hAnsi="Arial" w:cs="Arial"/>
            <w:lang w:val="en-US"/>
          </w:rPr>
          <w:delText xml:space="preserve"> </w:delText>
        </w:r>
        <w:r w:rsidR="00987583" w:rsidDel="00805B3E">
          <w:rPr>
            <w:rFonts w:ascii="Arial" w:hAnsi="Arial" w:cs="Arial"/>
            <w:lang w:val="en-US"/>
          </w:rPr>
          <w:fldChar w:fldCharType="begin" w:fldLock="1"/>
        </w:r>
        <w:r w:rsidR="0020413C" w:rsidDel="00805B3E">
          <w:rPr>
            <w:rFonts w:ascii="Arial" w:hAnsi="Arial" w:cs="Arial"/>
            <w:lang w:val="en-US"/>
          </w:rPr>
          <w:delInstrText>ADDIN CSL_CITATION {"citationItems":[{"id":"ITEM-1","itemData":{"author":[{"dropping-particle":"","family":"Talmi","given":"Deborah","non-dropping-particle":"","parse-names":false,"suffix":""}],"container-title":"BPS Cognitive Psychology Bulletin","id":"ITEM-1","issued":{"date-parts":[["2020"]]},"title":"What makes emotional experiences come to mind ?","type":"article-journal"},"uris":["http://www.mendeley.com/documents/?uuid=04b732bf-277c-4def-862b-174cbb8b8eeb"]}],"mendeley":{"formattedCitation":"(Talmi, 2020)","plainTextFormattedCitation":"(Talmi, 2020)","previouslyFormattedCitation":"(Talmi, 2020)"},"properties":{"noteIndex":0},"schema":"https://github.com/citation-style-language/schema/raw/master/csl-citation.json"}</w:delInstrText>
        </w:r>
        <w:r w:rsidR="00987583" w:rsidDel="00805B3E">
          <w:rPr>
            <w:rFonts w:ascii="Arial" w:hAnsi="Arial" w:cs="Arial"/>
            <w:lang w:val="en-US"/>
          </w:rPr>
          <w:fldChar w:fldCharType="separate"/>
        </w:r>
        <w:r w:rsidR="00987583" w:rsidRPr="00987583" w:rsidDel="00805B3E">
          <w:rPr>
            <w:rFonts w:ascii="Arial" w:hAnsi="Arial" w:cs="Arial"/>
            <w:noProof/>
            <w:lang w:val="en-US"/>
          </w:rPr>
          <w:delText>(Talmi, 2020)</w:delText>
        </w:r>
        <w:r w:rsidR="00987583" w:rsidDel="00805B3E">
          <w:rPr>
            <w:rFonts w:ascii="Arial" w:hAnsi="Arial" w:cs="Arial"/>
            <w:lang w:val="en-US"/>
          </w:rPr>
          <w:fldChar w:fldCharType="end"/>
        </w:r>
        <w:r w:rsidR="00ED2BEA" w:rsidDel="00805B3E">
          <w:rPr>
            <w:rFonts w:ascii="Arial" w:hAnsi="Arial" w:cs="Arial"/>
            <w:lang w:val="en-US"/>
          </w:rPr>
          <w:delText xml:space="preserve">, which could account for perceptual salience (as in the present results) but may not </w:delText>
        </w:r>
        <w:r w:rsidR="00440483" w:rsidDel="00805B3E">
          <w:rPr>
            <w:rFonts w:ascii="Arial" w:hAnsi="Arial" w:cs="Arial"/>
            <w:lang w:val="en-US"/>
          </w:rPr>
          <w:delText>fully capture</w:delText>
        </w:r>
        <w:r w:rsidR="00ED2BEA" w:rsidDel="00805B3E">
          <w:rPr>
            <w:rFonts w:ascii="Arial" w:hAnsi="Arial" w:cs="Arial"/>
            <w:lang w:val="en-US"/>
          </w:rPr>
          <w:delText xml:space="preserve"> emotional salience. </w:delText>
        </w:r>
      </w:del>
    </w:p>
    <w:p w14:paraId="61EBB05A" w14:textId="4A172D2C" w:rsidR="00081C79" w:rsidRPr="00E433B6" w:rsidRDefault="00081C79" w:rsidP="00432609">
      <w:pPr>
        <w:spacing w:line="480" w:lineRule="auto"/>
        <w:ind w:firstLine="360"/>
        <w:jc w:val="both"/>
        <w:rPr>
          <w:rFonts w:ascii="Arial" w:hAnsi="Arial" w:cs="Arial"/>
          <w:lang w:val="en-US"/>
        </w:rPr>
      </w:pPr>
      <w:del w:id="238" w:author="Peris Yague, Alba" w:date="2021-05-05T16:36:00Z">
        <w:r w:rsidRPr="00E433B6" w:rsidDel="00805B3E">
          <w:rPr>
            <w:rFonts w:ascii="Arial" w:hAnsi="Arial" w:cs="Arial"/>
            <w:lang w:val="en-US"/>
          </w:rPr>
          <w:delText xml:space="preserve">This is analogous to the role of the </w:delText>
        </w:r>
      </w:del>
      <m:oMath>
        <m:r>
          <w:del w:id="239" w:author="Peris Yague, Alba" w:date="2021-05-05T16:36:00Z">
            <w:rPr>
              <w:rFonts w:ascii="Cambria Math" w:hAnsi="Cambria Math" w:cs="Arial"/>
              <w:color w:val="000000" w:themeColor="text1"/>
              <w:lang w:val="en-US"/>
            </w:rPr>
            <m:t>β</m:t>
          </w:del>
        </m:r>
      </m:oMath>
      <w:del w:id="240" w:author="Peris Yague, Alba" w:date="2021-05-05T16:36:00Z">
        <w:r w:rsidRPr="00E433B6" w:rsidDel="00805B3E">
          <w:rPr>
            <w:rFonts w:ascii="Arial" w:eastAsiaTheme="minorEastAsia" w:hAnsi="Arial" w:cs="Arial"/>
            <w:color w:val="000000" w:themeColor="text1"/>
            <w:lang w:val="en-US"/>
          </w:rPr>
          <w:delText xml:space="preserve">-adrenergic system, which plays a key part in emotional </w:delText>
        </w:r>
        <w:r w:rsidR="007252EF" w:rsidRPr="00E433B6" w:rsidDel="00805B3E">
          <w:rPr>
            <w:rFonts w:ascii="Arial" w:eastAsiaTheme="minorEastAsia" w:hAnsi="Arial" w:cs="Arial"/>
            <w:color w:val="000000" w:themeColor="text1"/>
            <w:lang w:val="en-US"/>
          </w:rPr>
          <w:delText xml:space="preserve">processing. </w:delText>
        </w:r>
        <w:r w:rsidR="007976C6" w:rsidRPr="00E433B6" w:rsidDel="00805B3E">
          <w:rPr>
            <w:rFonts w:ascii="Arial" w:eastAsiaTheme="minorEastAsia" w:hAnsi="Arial" w:cs="Arial"/>
            <w:color w:val="000000" w:themeColor="text1"/>
            <w:lang w:val="en-US"/>
          </w:rPr>
          <w:delText xml:space="preserve">In this line, previous work showed that propranolol, a </w:delText>
        </w:r>
      </w:del>
      <m:oMath>
        <m:r>
          <w:del w:id="241" w:author="Peris Yague, Alba" w:date="2021-05-05T16:36:00Z">
            <w:rPr>
              <w:rFonts w:ascii="Cambria Math" w:hAnsi="Cambria Math" w:cs="Arial"/>
              <w:color w:val="000000" w:themeColor="text1"/>
              <w:lang w:val="en-US"/>
            </w:rPr>
            <m:t>β1β2</m:t>
          </w:del>
        </m:r>
      </m:oMath>
      <w:del w:id="242" w:author="Peris Yague, Alba" w:date="2021-05-05T16:36:00Z">
        <w:r w:rsidR="007976C6" w:rsidRPr="00E433B6" w:rsidDel="00805B3E">
          <w:rPr>
            <w:rFonts w:ascii="Arial" w:eastAsiaTheme="minorEastAsia" w:hAnsi="Arial" w:cs="Arial"/>
            <w:color w:val="000000" w:themeColor="text1"/>
            <w:lang w:val="en-US"/>
          </w:rPr>
          <w:delText>-antagonist,</w:delText>
        </w:r>
      </w:del>
      <w:ins w:id="243" w:author="Peris Yague, Alba" w:date="2021-05-05T16:36:00Z">
        <w:r w:rsidR="00805B3E">
          <w:rPr>
            <w:rFonts w:ascii="Arial" w:hAnsi="Arial" w:cs="Arial"/>
            <w:lang w:val="en-US"/>
          </w:rPr>
          <w:t>Pharmacological approaches ha</w:t>
        </w:r>
      </w:ins>
      <w:ins w:id="244" w:author="Peris Yague, Alba" w:date="2021-05-06T11:34:00Z">
        <w:r w:rsidR="005C57C0">
          <w:rPr>
            <w:rFonts w:ascii="Arial" w:hAnsi="Arial" w:cs="Arial"/>
            <w:lang w:val="en-US"/>
          </w:rPr>
          <w:t>ve</w:t>
        </w:r>
      </w:ins>
      <w:ins w:id="245" w:author="Peris Yague, Alba" w:date="2021-05-05T16:36:00Z">
        <w:r w:rsidR="00805B3E">
          <w:rPr>
            <w:rFonts w:ascii="Arial" w:hAnsi="Arial" w:cs="Arial"/>
            <w:lang w:val="en-US"/>
          </w:rPr>
          <w:t xml:space="preserve"> shown that </w:t>
        </w:r>
      </w:ins>
      <w:ins w:id="246" w:author="Peris Yague, Alba" w:date="2021-05-05T16:37:00Z">
        <w:r w:rsidR="00805B3E">
          <w:rPr>
            <w:rFonts w:ascii="Arial" w:hAnsi="Arial" w:cs="Arial"/>
            <w:lang w:val="en-US"/>
          </w:rPr>
          <w:t xml:space="preserve">the </w:t>
        </w:r>
      </w:ins>
      <w:ins w:id="247" w:author="Peris Yague, Alba" w:date="2021-05-05T17:19:00Z">
        <w:r w:rsidR="005C6832">
          <w:rPr>
            <w:rFonts w:ascii="Arial" w:hAnsi="Arial" w:cs="Arial"/>
            <w:lang w:val="en-US"/>
          </w:rPr>
          <w:t>beta-</w:t>
        </w:r>
      </w:ins>
      <w:ins w:id="248" w:author="Peris Yague, Alba" w:date="2021-05-05T16:37:00Z">
        <w:r w:rsidR="00805B3E">
          <w:rPr>
            <w:rFonts w:ascii="Arial" w:hAnsi="Arial" w:cs="Arial"/>
            <w:lang w:val="en-US"/>
          </w:rPr>
          <w:t xml:space="preserve">adrenergic </w:t>
        </w:r>
      </w:ins>
      <w:ins w:id="249" w:author="Peris Yague, Alba" w:date="2021-05-05T17:19:00Z">
        <w:r w:rsidR="005C6832">
          <w:rPr>
            <w:rFonts w:ascii="Arial" w:hAnsi="Arial" w:cs="Arial"/>
            <w:lang w:val="en-US"/>
          </w:rPr>
          <w:t>blocker</w:t>
        </w:r>
      </w:ins>
      <w:ins w:id="250" w:author="Peris Yague, Alba" w:date="2021-05-05T16:37:00Z">
        <w:r w:rsidR="00805B3E">
          <w:rPr>
            <w:rFonts w:ascii="Arial" w:hAnsi="Arial" w:cs="Arial"/>
            <w:lang w:val="en-US"/>
          </w:rPr>
          <w:t xml:space="preserve">, propranolol, </w:t>
        </w:r>
      </w:ins>
      <w:del w:id="251" w:author="Peris Yague, Alba" w:date="2021-05-05T17:19:00Z">
        <w:r w:rsidR="007976C6" w:rsidRPr="00E433B6" w:rsidDel="005C6832">
          <w:rPr>
            <w:rFonts w:ascii="Arial" w:eastAsiaTheme="minorEastAsia" w:hAnsi="Arial" w:cs="Arial"/>
            <w:color w:val="000000" w:themeColor="text1"/>
            <w:lang w:val="en-US"/>
          </w:rPr>
          <w:delText xml:space="preserve"> </w:delText>
        </w:r>
      </w:del>
      <w:r w:rsidR="00760348" w:rsidRPr="00E433B6">
        <w:rPr>
          <w:rFonts w:ascii="Arial" w:eastAsiaTheme="minorEastAsia" w:hAnsi="Arial" w:cs="Arial"/>
          <w:color w:val="000000" w:themeColor="text1"/>
          <w:lang w:val="en-US"/>
        </w:rPr>
        <w:t>block</w:t>
      </w:r>
      <w:ins w:id="252" w:author="Peris Yague, Alba" w:date="2021-05-06T11:35:00Z">
        <w:r w:rsidR="005C57C0">
          <w:rPr>
            <w:rFonts w:ascii="Arial" w:eastAsiaTheme="minorEastAsia" w:hAnsi="Arial" w:cs="Arial"/>
            <w:color w:val="000000" w:themeColor="text1"/>
            <w:lang w:val="en-US"/>
          </w:rPr>
          <w:t>s</w:t>
        </w:r>
      </w:ins>
      <w:del w:id="253" w:author="Peris Yague, Alba" w:date="2021-05-06T11:35:00Z">
        <w:r w:rsidR="00760348" w:rsidRPr="00E433B6" w:rsidDel="005C57C0">
          <w:rPr>
            <w:rFonts w:ascii="Arial" w:eastAsiaTheme="minorEastAsia" w:hAnsi="Arial" w:cs="Arial"/>
            <w:color w:val="000000" w:themeColor="text1"/>
            <w:lang w:val="en-US"/>
          </w:rPr>
          <w:delText>ed</w:delText>
        </w:r>
      </w:del>
      <w:r w:rsidR="00760348" w:rsidRPr="00E433B6">
        <w:rPr>
          <w:rFonts w:ascii="Arial" w:eastAsiaTheme="minorEastAsia" w:hAnsi="Arial" w:cs="Arial"/>
          <w:color w:val="000000" w:themeColor="text1"/>
          <w:lang w:val="en-US"/>
        </w:rPr>
        <w:t xml:space="preserve"> memory for emotional but not perceptual oddballs </w:t>
      </w:r>
      <w:r w:rsidR="00760348" w:rsidRPr="00E433B6">
        <w:rPr>
          <w:rFonts w:ascii="Arial" w:eastAsiaTheme="minorEastAsia" w:hAnsi="Arial" w:cs="Arial"/>
          <w:color w:val="000000" w:themeColor="text1"/>
          <w:lang w:val="en-US"/>
        </w:rPr>
        <w:fldChar w:fldCharType="begin" w:fldLock="1"/>
      </w:r>
      <w:r w:rsidR="007B0768">
        <w:rPr>
          <w:rFonts w:ascii="Arial" w:eastAsiaTheme="minorEastAsia"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β-adrenergic-dependent","type":"article-journal","volume":"100"},"uris":["http://www.mendeley.com/documents/?uuid=d6435f94-11ec-4a87-9beb-282b33dbacdb"]}],"mendeley":{"formattedCitation":"(B.A. Strange et al., 2003)","plainTextFormattedCitation":"(B.A. Strange et al., 2003)","previouslyFormattedCitation":"(B.A. Strange et al., 2003)"},"properties":{"noteIndex":0},"schema":"https://github.com/citation-style-language/schema/raw/master/csl-citation.json"}</w:instrText>
      </w:r>
      <w:r w:rsidR="00760348" w:rsidRPr="00E433B6">
        <w:rPr>
          <w:rFonts w:ascii="Arial" w:eastAsiaTheme="minorEastAsia" w:hAnsi="Arial" w:cs="Arial"/>
          <w:color w:val="000000" w:themeColor="text1"/>
          <w:lang w:val="en-US"/>
        </w:rPr>
        <w:fldChar w:fldCharType="separate"/>
      </w:r>
      <w:r w:rsidR="00BA3B3C" w:rsidRPr="00BA3B3C">
        <w:rPr>
          <w:rFonts w:ascii="Arial" w:eastAsiaTheme="minorEastAsia" w:hAnsi="Arial" w:cs="Arial"/>
          <w:noProof/>
          <w:color w:val="000000" w:themeColor="text1"/>
          <w:lang w:val="en-US"/>
        </w:rPr>
        <w:t>(B.A. Strange et al., 2003)</w:t>
      </w:r>
      <w:r w:rsidR="00760348" w:rsidRPr="00E433B6">
        <w:rPr>
          <w:rFonts w:ascii="Arial" w:eastAsiaTheme="minorEastAsia" w:hAnsi="Arial" w:cs="Arial"/>
          <w:color w:val="000000" w:themeColor="text1"/>
          <w:lang w:val="en-US"/>
        </w:rPr>
        <w:fldChar w:fldCharType="end"/>
      </w:r>
      <w:r w:rsidR="00760348" w:rsidRPr="00E433B6">
        <w:rPr>
          <w:rFonts w:ascii="Arial" w:eastAsiaTheme="minorEastAsia" w:hAnsi="Arial" w:cs="Arial"/>
          <w:color w:val="000000" w:themeColor="text1"/>
          <w:lang w:val="en-US"/>
        </w:rPr>
        <w:t xml:space="preserve">. </w:t>
      </w:r>
      <w:r w:rsidR="00A44B86" w:rsidRPr="00E433B6">
        <w:rPr>
          <w:rFonts w:ascii="Arial" w:eastAsiaTheme="minorEastAsia" w:hAnsi="Arial" w:cs="Arial"/>
          <w:color w:val="000000" w:themeColor="text1"/>
          <w:lang w:val="en-US"/>
        </w:rPr>
        <w:t xml:space="preserve">It is possible that carry-over effects after exposure to emotional oddballs </w:t>
      </w:r>
      <w:r w:rsidR="00A44B86" w:rsidRPr="00E433B6">
        <w:rPr>
          <w:rFonts w:ascii="Arial" w:eastAsiaTheme="minorEastAsia" w:hAnsi="Arial" w:cs="Arial"/>
          <w:color w:val="000000" w:themeColor="text1"/>
          <w:lang w:val="en-US"/>
        </w:rPr>
        <w:fldChar w:fldCharType="begin" w:fldLock="1"/>
      </w:r>
      <w:r w:rsidR="00560B52">
        <w:rPr>
          <w:rFonts w:ascii="Arial" w:eastAsiaTheme="minorEastAsia" w:hAnsi="Arial" w:cs="Arial"/>
          <w:color w:val="000000" w:themeColor="text1"/>
          <w:lang w:val="en-US"/>
        </w:rPr>
        <w:instrText>ADDIN CSL_CITATION {"citationItems":[{"id":"ITEM-1","itemData":{"DOI":"10.1080/09658211.2015.1059859","ISSN":"14640686","PMID":"27322885","abstract":"Emotional material rarely occurs in isolation; rather it is experienced in the spatial and temporal proximity of less emotional items. Some previous researchers have found that emotional stimuli impair memory for surrounding information, whereas others have reported evidence for memory facilitation. Researchers have not determined which types of emotional items or memory tests produce effects that carry over to surrounding items. Six experiments are reported that measured carryover from emotional words varying in arousal to temporally adjacent neutral words. Taboo, non-taboo emotional, and neutral words were compared using different stimulus onset asynchronies (SOAs), recognition and recall tests, and intentional and incidental memory instructions. Strong emotional memory effects were obtained in all six experiments. However, emotional items influenced memory for temporally adjacent words under limited conditions. Words following taboo words were more poorly remembered than words following neutral words when relatively short SOAs were employed. Words preceding taboo words were affected only when recall tests and relatively short retention intervals were used. These results suggest that increased attention to the emotional items sometimes produces emotional carryover effects; however, retrieval processes also contribute to retrograde amnesia and may extend the conditions under which anterograde amnesia is observed.","author":[{"dropping-particle":"","family":"Schmidt","given":"Stephen R.","non-dropping-particle":"","parse-names":false,"suffix":""},{"dropping-particle":"","family":"Schmidt","given":"Constance R.","non-dropping-particle":"","parse-names":false,"suffix":""}],"container-title":"Memory","id":"ITEM-1","issue":"7","issued":{"date-parts":[["2016"]]},"page":"916-938","title":"The emotional carryover effect in memory for words","type":"article-journal","volume":"24"},"uris":["http://www.mendeley.com/documents/?uuid=b7e7b9ed-e328-42b6-9654-0a23322ba7c6"]}],"mendeley":{"formattedCitation":"(Schmidt &amp; Schmidt, 2016)","plainTextFormattedCitation":"(Schmidt &amp; Schmidt, 2016)","previouslyFormattedCitation":"(Schmidt &amp; Schmidt, 2016)"},"properties":{"noteIndex":0},"schema":"https://github.com/citation-style-language/schema/raw/master/csl-citation.json"}</w:instrText>
      </w:r>
      <w:r w:rsidR="00A44B86" w:rsidRPr="00E433B6">
        <w:rPr>
          <w:rFonts w:ascii="Arial" w:eastAsiaTheme="minorEastAsia" w:hAnsi="Arial" w:cs="Arial"/>
          <w:color w:val="000000" w:themeColor="text1"/>
          <w:lang w:val="en-US"/>
        </w:rPr>
        <w:fldChar w:fldCharType="separate"/>
      </w:r>
      <w:r w:rsidR="00560B52" w:rsidRPr="00560B52">
        <w:rPr>
          <w:rFonts w:ascii="Arial" w:eastAsiaTheme="minorEastAsia" w:hAnsi="Arial" w:cs="Arial"/>
          <w:noProof/>
          <w:color w:val="000000" w:themeColor="text1"/>
          <w:lang w:val="en-US"/>
        </w:rPr>
        <w:t>(Schmidt &amp; Schmidt, 2016)</w:t>
      </w:r>
      <w:r w:rsidR="00A44B86" w:rsidRPr="00E433B6">
        <w:rPr>
          <w:rFonts w:ascii="Arial" w:eastAsiaTheme="minorEastAsia" w:hAnsi="Arial" w:cs="Arial"/>
          <w:color w:val="000000" w:themeColor="text1"/>
          <w:lang w:val="en-US"/>
        </w:rPr>
        <w:fldChar w:fldCharType="end"/>
      </w:r>
      <w:r w:rsidR="00A44B86" w:rsidRPr="00E433B6">
        <w:rPr>
          <w:rFonts w:ascii="Arial" w:eastAsiaTheme="minorEastAsia" w:hAnsi="Arial" w:cs="Arial"/>
          <w:color w:val="000000" w:themeColor="text1"/>
          <w:lang w:val="en-US"/>
        </w:rPr>
        <w:t xml:space="preserve"> induce a bias, mediated by the adrenergic system, </w:t>
      </w:r>
      <w:r w:rsidR="002B62F4" w:rsidRPr="00E433B6">
        <w:rPr>
          <w:rFonts w:ascii="Arial" w:eastAsiaTheme="minorEastAsia" w:hAnsi="Arial" w:cs="Arial"/>
          <w:color w:val="000000" w:themeColor="text1"/>
          <w:lang w:val="en-US"/>
        </w:rPr>
        <w:t xml:space="preserve">which underlies the forward-recall enhancement. </w:t>
      </w:r>
      <w:r w:rsidR="00A52BBF" w:rsidRPr="00E433B6">
        <w:rPr>
          <w:rFonts w:ascii="Arial" w:eastAsiaTheme="minorEastAsia" w:hAnsi="Arial" w:cs="Arial"/>
          <w:color w:val="000000" w:themeColor="text1"/>
          <w:lang w:val="en-US"/>
        </w:rPr>
        <w:t xml:space="preserve">If this were the case, we would expect propranolol to diminish the forward-transitions enhancement. </w:t>
      </w:r>
    </w:p>
    <w:p w14:paraId="71E86B56" w14:textId="7CC328ED" w:rsidR="0085472E" w:rsidDel="002F19E6" w:rsidRDefault="0038320D" w:rsidP="00B46DA6">
      <w:pPr>
        <w:spacing w:line="480" w:lineRule="auto"/>
        <w:ind w:firstLine="360"/>
        <w:jc w:val="both"/>
        <w:rPr>
          <w:del w:id="254" w:author="Peris Yague, Alba" w:date="2021-05-05T17:20:00Z"/>
          <w:rFonts w:ascii="Arial" w:hAnsi="Arial" w:cs="Arial"/>
          <w:lang w:val="en-US"/>
        </w:rPr>
      </w:pPr>
      <w:del w:id="255" w:author="Peris Yague, Alba" w:date="2021-05-05T17:20:00Z">
        <w:r w:rsidDel="002F19E6">
          <w:rPr>
            <w:rFonts w:ascii="Arial" w:hAnsi="Arial" w:cs="Arial"/>
            <w:lang w:val="en-US"/>
          </w:rPr>
          <w:delText xml:space="preserve">Further research of emotion on context representation in free recall tasks comes from </w:delText>
        </w:r>
        <w:r w:rsidR="00796CED" w:rsidDel="002F19E6">
          <w:rPr>
            <w:rFonts w:ascii="Arial" w:hAnsi="Arial" w:cs="Arial"/>
            <w:lang w:val="en-US"/>
          </w:rPr>
          <w:fldChar w:fldCharType="begin" w:fldLock="1"/>
        </w:r>
        <w:r w:rsidR="008F3F58" w:rsidDel="002F19E6">
          <w:rPr>
            <w:rFonts w:ascii="Arial" w:hAnsi="Arial" w:cs="Arial"/>
            <w:lang w:val="en-US"/>
          </w:rPr>
          <w:delInstrText>ADDIN CSL_CITATION {"citationItems":[{"id":"ITEM-1","itemData":{"DOI":"10.3758/s13423-014-0791-2","ISSN":"15315320","PMID":"25604771","abstract":"Memory is often better for emotional rather than neutral stimuli. The benefit for emotional items could be the result of an associative mechanism whereby items are associated to a slowly updating context. Through this process, emotional features are integrated with context during study, and are reactivated during test. The presence of emotion in context would both provide a stronger retrieval cue, enhancing memory of emotional items, as well as lead to emotional clustering, whereby emotionally similar items are recalled consecutively. To measure whether associative mechanisms can explain the enhancement for emotional items, we conducted a free recall study in which most items were emotionally neutral to minimize effects of mood induction and to more closely reflect naturalistic settings. We found that emotional items were significantly more likely to be recalled than neutral items and that participants were more likely to transition between emotional items rather than between emotional and neutral items. Together, these results suggest that contextual encoding and retrieval mechanisms may drive the benefit for emotional items both within and outside the laboratory.","author":[{"dropping-particle":"","family":"Long","given":"Nicole M.","non-dropping-particle":"","parse-names":false,"suffix":""},{"dropping-particle":"","family":"Danoff","given":"Michelle S.","non-dropping-particle":"","parse-names":false,"suffix":""},{"dropping-particle":"","family":"Kahana","given":"Michael J.","non-dropping-particle":"","parse-names":false,"suffix":""}],"container-title":"Psychonomic Bulletin and Review","id":"ITEM-1","issue":"5","issued":{"date-parts":[["2015"]]},"page":"1328-1333","title":"Recall dynamics reveal the retrieval of emotional context","type":"article-journal","volume":"22"},"uris":["http://www.mendeley.com/documents/?uuid=3a7f2621-0d15-4cb3-b47b-7cd5cf984589"]}],"mendeley":{"formattedCitation":"(Long et al., 2015)","manualFormatting":"Long et al. (2015)","plainTextFormattedCitation":"(Long et al., 2015)","previouslyFormattedCitation":"(Long et al., 2015)"},"properties":{"noteIndex":0},"schema":"https://github.com/citation-style-language/schema/raw/master/csl-citation.json"}</w:delInstrText>
        </w:r>
        <w:r w:rsidR="00796CED" w:rsidDel="002F19E6">
          <w:rPr>
            <w:rFonts w:ascii="Arial" w:hAnsi="Arial" w:cs="Arial"/>
            <w:lang w:val="en-US"/>
          </w:rPr>
          <w:fldChar w:fldCharType="separate"/>
        </w:r>
        <w:r w:rsidR="00796CED" w:rsidRPr="00796CED" w:rsidDel="002F19E6">
          <w:rPr>
            <w:rFonts w:ascii="Arial" w:hAnsi="Arial" w:cs="Arial"/>
            <w:noProof/>
            <w:lang w:val="en-US"/>
          </w:rPr>
          <w:delText>Long et al.</w:delText>
        </w:r>
        <w:r w:rsidR="00796CED" w:rsidDel="002F19E6">
          <w:rPr>
            <w:rFonts w:ascii="Arial" w:hAnsi="Arial" w:cs="Arial"/>
            <w:noProof/>
            <w:lang w:val="en-US"/>
          </w:rPr>
          <w:delText xml:space="preserve"> (</w:delText>
        </w:r>
        <w:r w:rsidR="00796CED" w:rsidRPr="00796CED" w:rsidDel="002F19E6">
          <w:rPr>
            <w:rFonts w:ascii="Arial" w:hAnsi="Arial" w:cs="Arial"/>
            <w:noProof/>
            <w:lang w:val="en-US"/>
          </w:rPr>
          <w:delText>2015)</w:delText>
        </w:r>
        <w:r w:rsidR="00796CED" w:rsidDel="002F19E6">
          <w:rPr>
            <w:rFonts w:ascii="Arial" w:hAnsi="Arial" w:cs="Arial"/>
            <w:lang w:val="en-US"/>
          </w:rPr>
          <w:fldChar w:fldCharType="end"/>
        </w:r>
        <w:r w:rsidR="00F551F5" w:rsidDel="002F19E6">
          <w:rPr>
            <w:rFonts w:ascii="Arial" w:hAnsi="Arial" w:cs="Arial"/>
            <w:lang w:val="en-US"/>
          </w:rPr>
          <w:delText xml:space="preserve"> </w:delText>
        </w:r>
        <w:r w:rsidDel="002F19E6">
          <w:rPr>
            <w:rFonts w:ascii="Arial" w:hAnsi="Arial" w:cs="Arial"/>
            <w:lang w:val="en-US"/>
          </w:rPr>
          <w:delText xml:space="preserve">who </w:delText>
        </w:r>
        <w:r w:rsidR="00B5174B" w:rsidDel="002F19E6">
          <w:rPr>
            <w:rFonts w:ascii="Arial" w:hAnsi="Arial" w:cs="Arial"/>
            <w:lang w:val="en-US"/>
          </w:rPr>
          <w:delText xml:space="preserve">presented </w:delText>
        </w:r>
        <w:r w:rsidR="008D4BCB" w:rsidDel="002F19E6">
          <w:rPr>
            <w:rFonts w:ascii="Arial" w:hAnsi="Arial" w:cs="Arial"/>
            <w:lang w:val="en-US"/>
          </w:rPr>
          <w:delText>lists of several items including neutral as well as emotional (positive and negative) and investigated free recall patterns</w:delText>
        </w:r>
        <w:r w:rsidR="006C23B9" w:rsidDel="002F19E6">
          <w:rPr>
            <w:rFonts w:ascii="Arial" w:hAnsi="Arial" w:cs="Arial"/>
            <w:lang w:val="en-US"/>
          </w:rPr>
          <w:delText xml:space="preserve"> for which</w:delText>
        </w:r>
        <w:r w:rsidR="008D4BCB" w:rsidDel="002F19E6">
          <w:rPr>
            <w:rFonts w:ascii="Arial" w:hAnsi="Arial" w:cs="Arial"/>
            <w:lang w:val="en-US"/>
          </w:rPr>
          <w:delText xml:space="preserve"> </w:delText>
        </w:r>
        <w:r w:rsidR="006C23B9" w:rsidDel="002F19E6">
          <w:rPr>
            <w:rFonts w:ascii="Arial" w:hAnsi="Arial" w:cs="Arial"/>
            <w:lang w:val="en-US"/>
          </w:rPr>
          <w:delText>they found emotional item clustering</w:delText>
        </w:r>
        <w:r w:rsidR="0009485F" w:rsidDel="002F19E6">
          <w:rPr>
            <w:rFonts w:ascii="Arial" w:hAnsi="Arial" w:cs="Arial"/>
            <w:lang w:val="en-US"/>
          </w:rPr>
          <w:delText xml:space="preserve">. </w:delText>
        </w:r>
        <w:r w:rsidR="00005917" w:rsidDel="002F19E6">
          <w:rPr>
            <w:rFonts w:ascii="Arial" w:hAnsi="Arial" w:cs="Arial"/>
            <w:lang w:val="en-US"/>
          </w:rPr>
          <w:delText xml:space="preserve">They concluded </w:delText>
        </w:r>
      </w:del>
      <w:moveFromRangeStart w:id="256" w:author="Peris Yague, Alba" w:date="2021-05-05T17:20:00Z" w:name="move71127620"/>
      <w:moveFrom w:id="257" w:author="Peris Yague, Alba" w:date="2021-05-05T17:20:00Z">
        <w:del w:id="258" w:author="Peris Yague, Alba" w:date="2021-05-05T17:20:00Z">
          <w:r w:rsidR="00005917" w:rsidDel="002F19E6">
            <w:rPr>
              <w:rFonts w:ascii="Arial" w:hAnsi="Arial" w:cs="Arial"/>
              <w:lang w:val="en-US"/>
            </w:rPr>
            <w:delText>that emotionality is gradually incorporated into item context at encoding</w:delText>
          </w:r>
          <w:r w:rsidR="00ED1C5B" w:rsidDel="002F19E6">
            <w:rPr>
              <w:rFonts w:ascii="Arial" w:hAnsi="Arial" w:cs="Arial"/>
              <w:lang w:val="en-US"/>
            </w:rPr>
            <w:delText>; whereby attention could be interacting with context setting,</w:delText>
          </w:r>
          <w:r w:rsidR="00005917" w:rsidDel="002F19E6">
            <w:rPr>
              <w:rFonts w:ascii="Arial" w:hAnsi="Arial" w:cs="Arial"/>
              <w:lang w:val="en-US"/>
            </w:rPr>
            <w:delText xml:space="preserve"> </w:delText>
          </w:r>
          <w:r w:rsidR="008F3F58" w:rsidDel="002F19E6">
            <w:rPr>
              <w:rFonts w:ascii="Arial" w:hAnsi="Arial" w:cs="Arial"/>
              <w:lang w:val="en-US"/>
            </w:rPr>
            <w:delText xml:space="preserve">and is used during retrieval for item recollection </w:delText>
          </w:r>
          <w:r w:rsidR="008F3F58" w:rsidDel="002F19E6">
            <w:rPr>
              <w:rFonts w:ascii="Arial" w:hAnsi="Arial" w:cs="Arial"/>
              <w:lang w:val="en-US"/>
            </w:rPr>
            <w:fldChar w:fldCharType="begin" w:fldLock="1"/>
          </w:r>
          <w:r w:rsidR="007E230B" w:rsidDel="002F19E6">
            <w:rPr>
              <w:rFonts w:ascii="Arial" w:hAnsi="Arial" w:cs="Arial"/>
              <w:lang w:val="en-US"/>
            </w:rPr>
            <w:delInstrText>ADDIN CSL_CITATION {"citationItems":[{"id":"ITEM-1","itemData":{"DOI":"10.3758/s13423-014-0791-2","ISSN":"15315320","PMID":"25604771","abstract":"Memory is often better for emotional rather than neutral stimuli. The benefit for emotional items could be the result of an associative mechanism whereby items are associated to a slowly updating context. Through this process, emotional features are integrated with context during study, and are reactivated during test. The presence of emotion in context would both provide a stronger retrieval cue, enhancing memory of emotional items, as well as lead to emotional clustering, whereby emotionally similar items are recalled consecutively. To measure whether associative mechanisms can explain the enhancement for emotional items, we conducted a free recall study in which most items were emotionally neutral to minimize effects of mood induction and to more closely reflect naturalistic settings. We found that emotional items were significantly more likely to be recalled than neutral items and that participants were more likely to transition between emotional items rather than between emotional and neutral items. Together, these results suggest that contextual encoding and retrieval mechanisms may drive the benefit for emotional items both within and outside the laboratory.","author":[{"dropping-particle":"","family":"Long","given":"Nicole M.","non-dropping-particle":"","parse-names":false,"suffix":""},{"dropping-particle":"","family":"Danoff","given":"Michelle S.","non-dropping-particle":"","parse-names":false,"suffix":""},{"dropping-particle":"","family":"Kahana","given":"Michael J.","non-dropping-particle":"","parse-names":false,"suffix":""}],"container-title":"Psychonomic Bulletin and Review","id":"ITEM-1","issue":"5","issued":{"date-parts":[["2015"]]},"page":"1328-1333","title":"Recall dynamics reveal the retrieval of emotional context","type":"article-journal","volume":"22"},"uris":["http://www.mendeley.com/documents/?uuid=3a7f2621-0d15-4cb3-b47b-7cd5cf984589"]}],"mendeley":{"formattedCitation":"(Long et al., 2015)","plainTextFormattedCitation":"(Long et al., 2015)","previouslyFormattedCitation":"(Long et al., 2015)"},"properties":{"noteIndex":0},"schema":"https://github.com/citation-style-language/schema/raw/master/csl-citation.json"}</w:delInstrText>
          </w:r>
          <w:r w:rsidR="008F3F58" w:rsidDel="002F19E6">
            <w:rPr>
              <w:rFonts w:ascii="Arial" w:hAnsi="Arial" w:cs="Arial"/>
              <w:lang w:val="en-US"/>
            </w:rPr>
            <w:fldChar w:fldCharType="separate"/>
          </w:r>
          <w:r w:rsidR="008F3F58" w:rsidRPr="008F3F58" w:rsidDel="002F19E6">
            <w:rPr>
              <w:rFonts w:ascii="Arial" w:hAnsi="Arial" w:cs="Arial"/>
              <w:noProof/>
              <w:lang w:val="en-US"/>
            </w:rPr>
            <w:delText>(Long et al., 2015)</w:delText>
          </w:r>
          <w:r w:rsidR="008F3F58" w:rsidDel="002F19E6">
            <w:rPr>
              <w:rFonts w:ascii="Arial" w:hAnsi="Arial" w:cs="Arial"/>
              <w:lang w:val="en-US"/>
            </w:rPr>
            <w:fldChar w:fldCharType="end"/>
          </w:r>
          <w:r w:rsidR="008F3F58" w:rsidDel="002F19E6">
            <w:rPr>
              <w:rFonts w:ascii="Arial" w:hAnsi="Arial" w:cs="Arial"/>
              <w:lang w:val="en-US"/>
            </w:rPr>
            <w:delText>.</w:delText>
          </w:r>
          <w:r w:rsidR="00EE236F" w:rsidDel="002F19E6">
            <w:rPr>
              <w:rFonts w:ascii="Arial" w:hAnsi="Arial" w:cs="Arial"/>
              <w:lang w:val="en-US"/>
            </w:rPr>
            <w:delText xml:space="preserve"> </w:delText>
          </w:r>
          <w:r w:rsidR="007E230B" w:rsidDel="002F19E6">
            <w:rPr>
              <w:rFonts w:ascii="Arial" w:hAnsi="Arial" w:cs="Arial"/>
              <w:lang w:val="en-US"/>
            </w:rPr>
            <w:delText xml:space="preserve">Thereby, we propose that while the presentation of emotional oddballs induces an interaction between emotional and attentional processes to gradually change context </w:delText>
          </w:r>
          <w:r w:rsidR="007E230B" w:rsidDel="002F19E6">
            <w:rPr>
              <w:rFonts w:ascii="Arial" w:hAnsi="Arial" w:cs="Arial"/>
              <w:lang w:val="en-US"/>
            </w:rPr>
            <w:fldChar w:fldCharType="begin" w:fldLock="1"/>
          </w:r>
          <w:r w:rsidR="003278D4" w:rsidDel="002F19E6">
            <w:rPr>
              <w:rFonts w:ascii="Arial" w:hAnsi="Arial" w:cs="Arial"/>
              <w:lang w:val="en-US"/>
            </w:rPr>
            <w:delInstrText>ADDIN CSL_CITATION {"citationItems":[{"id":"ITEM-1","itemData":{"DOI":"10.3758/s13423-014-0791-2","ISSN":"15315320","PMID":"25604771","abstract":"Memory is often better for emotional rather than neutral stimuli. The benefit for emotional items could be the result of an associative mechanism whereby items are associated to a slowly updating context. Through this process, emotional features are integrated with context during study, and are reactivated during test. The presence of emotion in context would both provide a stronger retrieval cue, enhancing memory of emotional items, as well as lead to emotional clustering, whereby emotionally similar items are recalled consecutively. To measure whether associative mechanisms can explain the enhancement for emotional items, we conducted a free recall study in which most items were emotionally neutral to minimize effects of mood induction and to more closely reflect naturalistic settings. We found that emotional items were significantly more likely to be recalled than neutral items and that participants were more likely to transition between emotional items rather than between emotional and neutral items. Together, these results suggest that contextual encoding and retrieval mechanisms may drive the benefit for emotional items both within and outside the laboratory.","author":[{"dropping-particle":"","family":"Long","given":"Nicole M.","non-dropping-particle":"","parse-names":false,"suffix":""},{"dropping-particle":"","family":"Danoff","given":"Michelle S.","non-dropping-particle":"","parse-names":false,"suffix":""},{"dropping-particle":"","family":"Kahana","given":"Michael J.","non-dropping-particle":"","parse-names":false,"suffix":""}],"container-title":"Psychonomic Bulletin and Review","id":"ITEM-1","issue":"5","issued":{"date-parts":[["2015"]]},"page":"1328-1333","title":"Recall dynamics reveal the retrieval of emotional context","type":"article-journal","volume":"22"},"uris":["http://www.mendeley.com/documents/?uuid=3a7f2621-0d15-4cb3-b47b-7cd5cf984589"]}],"mendeley":{"formattedCitation":"(Long et al., 2015)","plainTextFormattedCitation":"(Long et al., 2015)","previouslyFormattedCitation":"(Long et al., 2015)"},"properties":{"noteIndex":0},"schema":"https://github.com/citation-style-language/schema/raw/master/csl-citation.json"}</w:delInstrText>
          </w:r>
          <w:r w:rsidR="007E230B" w:rsidDel="002F19E6">
            <w:rPr>
              <w:rFonts w:ascii="Arial" w:hAnsi="Arial" w:cs="Arial"/>
              <w:lang w:val="en-US"/>
            </w:rPr>
            <w:fldChar w:fldCharType="separate"/>
          </w:r>
          <w:r w:rsidR="007E230B" w:rsidRPr="007E230B" w:rsidDel="002F19E6">
            <w:rPr>
              <w:rFonts w:ascii="Arial" w:hAnsi="Arial" w:cs="Arial"/>
              <w:noProof/>
              <w:lang w:val="en-US"/>
            </w:rPr>
            <w:delText>(Long et al., 2015)</w:delText>
          </w:r>
          <w:r w:rsidR="007E230B" w:rsidDel="002F19E6">
            <w:rPr>
              <w:rFonts w:ascii="Arial" w:hAnsi="Arial" w:cs="Arial"/>
              <w:lang w:val="en-US"/>
            </w:rPr>
            <w:fldChar w:fldCharType="end"/>
          </w:r>
          <w:r w:rsidR="00B46DA6" w:rsidDel="002F19E6">
            <w:rPr>
              <w:rFonts w:ascii="Arial" w:hAnsi="Arial" w:cs="Arial"/>
              <w:lang w:val="en-US"/>
            </w:rPr>
            <w:delText>.</w:delText>
          </w:r>
          <w:r w:rsidR="007E230B" w:rsidDel="002F19E6">
            <w:rPr>
              <w:rFonts w:ascii="Arial" w:hAnsi="Arial" w:cs="Arial"/>
              <w:lang w:val="en-US"/>
            </w:rPr>
            <w:delText xml:space="preserve"> </w:delText>
          </w:r>
          <w:r w:rsidR="00B46DA6" w:rsidDel="002F19E6">
            <w:rPr>
              <w:rFonts w:ascii="Arial" w:hAnsi="Arial" w:cs="Arial"/>
              <w:lang w:val="en-US"/>
            </w:rPr>
            <w:delText>P</w:delText>
          </w:r>
          <w:r w:rsidR="00D0044A" w:rsidDel="002F19E6">
            <w:rPr>
              <w:rFonts w:ascii="Arial" w:hAnsi="Arial" w:cs="Arial"/>
              <w:lang w:val="en-US"/>
            </w:rPr>
            <w:delText xml:space="preserve">erceptual oddballs </w:delText>
          </w:r>
          <w:r w:rsidR="000905AA" w:rsidDel="002F19E6">
            <w:rPr>
              <w:rFonts w:ascii="Arial" w:hAnsi="Arial" w:cs="Arial"/>
              <w:lang w:val="en-US"/>
            </w:rPr>
            <w:delText xml:space="preserve">(and possibly, </w:delText>
          </w:r>
          <w:r w:rsidR="00F951B6" w:rsidDel="002F19E6">
            <w:rPr>
              <w:rFonts w:ascii="Arial" w:hAnsi="Arial" w:cs="Arial"/>
              <w:lang w:val="en-US"/>
            </w:rPr>
            <w:delText>mainly</w:delText>
          </w:r>
          <w:r w:rsidR="000905AA" w:rsidDel="002F19E6">
            <w:rPr>
              <w:rFonts w:ascii="Arial" w:hAnsi="Arial" w:cs="Arial"/>
              <w:lang w:val="en-US"/>
            </w:rPr>
            <w:delText xml:space="preserve"> increased attention) disrupt</w:delText>
          </w:r>
          <w:r w:rsidR="005F4E72" w:rsidDel="002F19E6">
            <w:rPr>
              <w:rFonts w:ascii="Arial" w:hAnsi="Arial" w:cs="Arial"/>
              <w:lang w:val="en-US"/>
            </w:rPr>
            <w:delText xml:space="preserve"> source contexts which in turn, disturb temporal context</w:delText>
          </w:r>
          <w:r w:rsidR="003278D4" w:rsidDel="002F19E6">
            <w:rPr>
              <w:rFonts w:ascii="Arial" w:hAnsi="Arial" w:cs="Arial"/>
              <w:lang w:val="en-US"/>
            </w:rPr>
            <w:delText xml:space="preserve"> </w:delText>
          </w:r>
          <w:r w:rsidR="003278D4" w:rsidDel="002F19E6">
            <w:rPr>
              <w:rFonts w:ascii="Arial" w:hAnsi="Arial" w:cs="Arial"/>
              <w:lang w:val="en-US"/>
            </w:rPr>
            <w:fldChar w:fldCharType="begin" w:fldLock="1"/>
          </w:r>
          <w:r w:rsidR="009D0BBF" w:rsidDel="002F19E6">
            <w:rPr>
              <w:rFonts w:ascii="Arial" w:hAnsi="Arial" w:cs="Arial"/>
              <w:lang w:val="en-US"/>
            </w:rPr>
            <w:del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2019)","plainTextFormattedCitation":"(Talmi et al., 2019)","previouslyFormattedCitation":"(Talmi et al., 2019)"},"properties":{"noteIndex":0},"schema":"https://github.com/citation-style-language/schema/raw/master/csl-citation.json"}</w:delInstrText>
          </w:r>
          <w:r w:rsidR="003278D4" w:rsidDel="002F19E6">
            <w:rPr>
              <w:rFonts w:ascii="Arial" w:hAnsi="Arial" w:cs="Arial"/>
              <w:lang w:val="en-US"/>
            </w:rPr>
            <w:fldChar w:fldCharType="separate"/>
          </w:r>
          <w:r w:rsidR="003278D4" w:rsidRPr="003278D4" w:rsidDel="002F19E6">
            <w:rPr>
              <w:rFonts w:ascii="Arial" w:hAnsi="Arial" w:cs="Arial"/>
              <w:noProof/>
              <w:lang w:val="en-US"/>
            </w:rPr>
            <w:delText>(Talmi et al., 2019)</w:delText>
          </w:r>
          <w:r w:rsidR="003278D4" w:rsidDel="002F19E6">
            <w:rPr>
              <w:rFonts w:ascii="Arial" w:hAnsi="Arial" w:cs="Arial"/>
              <w:lang w:val="en-US"/>
            </w:rPr>
            <w:fldChar w:fldCharType="end"/>
          </w:r>
          <w:r w:rsidR="005F4E72" w:rsidDel="002F19E6">
            <w:rPr>
              <w:rFonts w:ascii="Arial" w:hAnsi="Arial" w:cs="Arial"/>
              <w:lang w:val="en-US"/>
            </w:rPr>
            <w:delText xml:space="preserve"> </w:delText>
          </w:r>
          <w:r w:rsidR="00933738" w:rsidDel="002F19E6">
            <w:rPr>
              <w:rFonts w:ascii="Arial" w:hAnsi="Arial" w:cs="Arial"/>
              <w:lang w:val="en-US"/>
            </w:rPr>
            <w:delText xml:space="preserve">thus, decreasing CRP from perceptual oddballs in the forward direction. </w:delText>
          </w:r>
        </w:del>
      </w:moveFrom>
      <w:moveFromRangeEnd w:id="256"/>
    </w:p>
    <w:p w14:paraId="0E10FAEF" w14:textId="175C9C59" w:rsidR="00E447E6" w:rsidRDefault="00E447E6" w:rsidP="00E447E6">
      <w:pPr>
        <w:spacing w:line="480" w:lineRule="auto"/>
        <w:ind w:firstLine="360"/>
        <w:jc w:val="both"/>
        <w:rPr>
          <w:rFonts w:ascii="Arial" w:hAnsi="Arial" w:cs="Arial"/>
          <w:lang w:val="en-US"/>
        </w:rPr>
      </w:pPr>
      <w:r>
        <w:rPr>
          <w:rFonts w:ascii="Arial" w:hAnsi="Arial" w:cs="Arial"/>
          <w:lang w:val="en-US"/>
        </w:rPr>
        <w:t xml:space="preserve">Previous studies using oddball paradigms had found a mnemonic enhancement for oddballs accompanied by a strong retrograde amnesic effect </w:t>
      </w:r>
      <w:r>
        <w:rPr>
          <w:rFonts w:ascii="Arial" w:hAnsi="Arial" w:cs="Arial"/>
          <w:lang w:val="en-US"/>
        </w:rPr>
        <w:fldChar w:fldCharType="begin" w:fldLock="1"/>
      </w:r>
      <w:r w:rsidR="00BA3B3C">
        <w:rPr>
          <w:rFonts w:ascii="Arial" w:hAnsi="Arial" w:cs="Arial"/>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id":"ITEM-2","itemData":{"author":[{"dropping-particle":"","family":"Tulving","given":"Endel","non-dropping-particle":"","parse-names":false,"suffix":""}],"container-title":"Science","id":"ITEM-2","issued":{"date-parts":[["1968"]]},"title":"Retrograde Amnesia in Free Recall","type":"article-journal","volume":"164"},"uris":["http://www.mendeley.com/documents/?uuid=5f43e7e3-d0ab-4a11-842a-b17be4f3242e"]},{"id":"ITEM-3","itemData":{"DOI":"10.1080/09658211.2015.1059859","ISSN":"14640686","PMID":"27322885","abstract":"Emotional material rarely occurs in isolation; rather it is experienced in the spatial and temporal proximity of less emotional items. Some previous researchers have found that emotional stimuli impair memory for surrounding information, whereas others have reported evidence for memory facilitation. Researchers have not determined which types of emotional items or memory tests produce effects that carry over to surrounding items. Six experiments are reported that measured carryover from emotional words varying in arousal to temporally adjacent neutral words. Taboo, non-taboo emotional, and neutral words were compared using different stimulus onset asynchronies (SOAs), recognition and recall tests, and intentional and incidental memory instructions. Strong emotional memory effects were obtained in all six experiments. However, emotional items influenced memory for temporally adjacent words under limited conditions. Words following taboo words were more poorly remembered than words following neutral words when relatively short SOAs were employed. Words preceding taboo words were affected only when recall tests and relatively short retention intervals were used. These results suggest that increased attention to the emotional items sometimes produces emotional carryover effects; however, retrieval processes also contribute to retrograde amnesia and may extend the conditions under which anterograde amnesia is observed.","author":[{"dropping-particle":"","family":"Schmidt","given":"Stephen R.","non-dropping-particle":"","parse-names":false,"suffix":""},{"dropping-particle":"","family":"Schmidt","given":"Constance R.","non-dropping-particle":"","parse-names":false,"suffix":""}],"container-title":"Memory","id":"ITEM-3","issue":"7","issued":{"date-parts":[["2016"]]},"page":"916-938","title":"The emotional carryover effect in memory for words","type":"article-journal","volume":"24"},"uris":["http://www.mendeley.com/documents/?uuid=b7e7b9ed-e328-42b6-9654-0a23322ba7c6"]}],"mendeley":{"formattedCitation":"(Schmidt &amp; Schmidt, 2016; B.A. Strange et al., 2003; Tulving, 1968)","manualFormatting":"(Schmidt &amp; Schmidt, 2016; Strange et al., 2003; Tulving, 1968)","plainTextFormattedCitation":"(Schmidt &amp; Schmidt, 2016; B.A. Strange et al., 2003; Tulving, 1968)","previouslyFormattedCitation":"(Schmidt &amp; Schmidt, 2016; B.A. Strange et al., 2003; Tulving, 1968)"},"properties":{"noteIndex":0},"schema":"https://github.com/citation-style-language/schema/raw/master/csl-citation.json"}</w:instrText>
      </w:r>
      <w:r>
        <w:rPr>
          <w:rFonts w:ascii="Arial" w:hAnsi="Arial" w:cs="Arial"/>
          <w:lang w:val="en-US"/>
        </w:rPr>
        <w:fldChar w:fldCharType="separate"/>
      </w:r>
      <w:r w:rsidR="00D83AF5" w:rsidRPr="00D83AF5">
        <w:rPr>
          <w:rFonts w:ascii="Arial" w:hAnsi="Arial" w:cs="Arial"/>
          <w:noProof/>
          <w:lang w:val="en-US"/>
        </w:rPr>
        <w:t>(Schmidt &amp; Schmidt, 2016; Strange et al., 2003; Tulving, 1968)</w:t>
      </w:r>
      <w:r>
        <w:rPr>
          <w:rFonts w:ascii="Arial" w:hAnsi="Arial" w:cs="Arial"/>
          <w:lang w:val="en-US"/>
        </w:rPr>
        <w:fldChar w:fldCharType="end"/>
      </w:r>
      <w:r>
        <w:rPr>
          <w:rFonts w:ascii="Arial" w:hAnsi="Arial" w:cs="Arial"/>
          <w:lang w:val="en-US"/>
        </w:rPr>
        <w:t xml:space="preserve">, however, the precise timing effects on the retrograde amnesic effects remained to be further investigated. A key manipulation of the present paradigm was that items were presented at varied SOAs </w:t>
      </w:r>
      <w:del w:id="259" w:author="Peris Yague, Alba" w:date="2021-05-06T11:36:00Z">
        <w:r w:rsidDel="005C57C0">
          <w:rPr>
            <w:rFonts w:ascii="Arial" w:hAnsi="Arial" w:cs="Arial"/>
            <w:lang w:val="en-US"/>
          </w:rPr>
          <w:delText xml:space="preserve">in order </w:delText>
        </w:r>
      </w:del>
      <w:r>
        <w:rPr>
          <w:rFonts w:ascii="Arial" w:hAnsi="Arial" w:cs="Arial"/>
          <w:lang w:val="en-US"/>
        </w:rPr>
        <w:t xml:space="preserve">to unravel how timing affected memory. Whilst overall we found a mnemonic enhancement for oddballs accompanied by a decline in recall for items preceding oddballs, this effect was less strong than previously reported at SOA of 3 seconds </w:t>
      </w:r>
      <w:r>
        <w:rPr>
          <w:rFonts w:ascii="Arial" w:hAnsi="Arial" w:cs="Arial"/>
          <w:lang w:val="en-US"/>
        </w:rPr>
        <w:fldChar w:fldCharType="begin" w:fldLock="1"/>
      </w:r>
      <w:r w:rsidR="00BA3B3C">
        <w:rPr>
          <w:rFonts w:ascii="Arial" w:hAnsi="Arial" w:cs="Arial"/>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β-adrenergic-dependent","type":"article-journal","volume":"100"},"uris":["http://www.mendeley.com/documents/?uuid=d6435f94-11ec-4a87-9beb-282b33dbacdb"]}],"mendeley":{"formattedCitation":"(B.A. Strange et al., 2003)","manualFormatting":"(Strange et al., 2003)","plainTextFormattedCitation":"(B.A. Strange et al., 2003)","previouslyFormattedCitation":"(B.A. Strange et al., 2003)"},"properties":{"noteIndex":0},"schema":"https://github.com/citation-style-language/schema/raw/master/csl-citation.json"}</w:instrText>
      </w:r>
      <w:r>
        <w:rPr>
          <w:rFonts w:ascii="Arial" w:hAnsi="Arial" w:cs="Arial"/>
          <w:lang w:val="en-US"/>
        </w:rPr>
        <w:fldChar w:fldCharType="separate"/>
      </w:r>
      <w:r w:rsidR="00D83AF5" w:rsidRPr="00D83AF5">
        <w:rPr>
          <w:rFonts w:ascii="Arial" w:hAnsi="Arial" w:cs="Arial"/>
          <w:noProof/>
          <w:lang w:val="en-US"/>
        </w:rPr>
        <w:t>(Strange et al., 2003)</w:t>
      </w:r>
      <w:r>
        <w:rPr>
          <w:rFonts w:ascii="Arial" w:hAnsi="Arial" w:cs="Arial"/>
          <w:lang w:val="en-US"/>
        </w:rPr>
        <w:fldChar w:fldCharType="end"/>
      </w:r>
      <w:r>
        <w:rPr>
          <w:rFonts w:ascii="Arial" w:hAnsi="Arial" w:cs="Arial"/>
          <w:lang w:val="en-US"/>
        </w:rPr>
        <w:t xml:space="preserve">. We found a significant main effect of SOA which showed that overall, the shortest SOA </w:t>
      </w:r>
      <w:del w:id="260" w:author="Peris Yague, Alba" w:date="2021-05-06T11:37:00Z">
        <w:r w:rsidDel="005C57C0">
          <w:rPr>
            <w:rFonts w:ascii="Arial" w:hAnsi="Arial" w:cs="Arial"/>
            <w:lang w:val="en-US"/>
          </w:rPr>
          <w:delText xml:space="preserve">(1 second) </w:delText>
        </w:r>
      </w:del>
      <w:r>
        <w:rPr>
          <w:rFonts w:ascii="Arial" w:hAnsi="Arial" w:cs="Arial"/>
          <w:lang w:val="en-US"/>
        </w:rPr>
        <w:t>demonstrated worse recall than longer SOAs</w:t>
      </w:r>
      <w:del w:id="261" w:author="Peris Yague, Alba" w:date="2021-05-05T16:39:00Z">
        <w:r w:rsidDel="00B1641F">
          <w:rPr>
            <w:rFonts w:ascii="Arial" w:hAnsi="Arial" w:cs="Arial"/>
            <w:lang w:val="en-US"/>
          </w:rPr>
          <w:delText xml:space="preserve"> except at SOA 4 seconds</w:delText>
        </w:r>
      </w:del>
      <w:r>
        <w:rPr>
          <w:rFonts w:ascii="Arial" w:hAnsi="Arial" w:cs="Arial"/>
          <w:lang w:val="en-US"/>
        </w:rPr>
        <w:t xml:space="preserve">.   We next decided to focus on emotional oddballs and evaluated whether the CRP </w:t>
      </w:r>
      <w:r w:rsidR="00E66A34">
        <w:rPr>
          <w:rFonts w:ascii="Arial" w:hAnsi="Arial" w:cs="Arial"/>
          <w:lang w:val="en-US"/>
        </w:rPr>
        <w:t xml:space="preserve">forward-flow </w:t>
      </w:r>
      <w:r>
        <w:rPr>
          <w:rFonts w:ascii="Arial" w:hAnsi="Arial" w:cs="Arial"/>
          <w:lang w:val="en-US"/>
        </w:rPr>
        <w:t xml:space="preserve">enhancement in transitions from emotional oddballs explained the retrograde amnesic effect, however, we did not find such significant correlation which could be explained by the fact that the </w:t>
      </w:r>
      <w:r>
        <w:rPr>
          <w:rFonts w:ascii="Arial" w:hAnsi="Arial" w:cs="Arial"/>
          <w:lang w:val="en-US"/>
        </w:rPr>
        <w:lastRenderedPageBreak/>
        <w:t xml:space="preserve">retrograde amnesia in the present task was not </w:t>
      </w:r>
      <w:ins w:id="262" w:author="Peris Yague, Alba" w:date="2021-05-05T17:22:00Z">
        <w:r w:rsidR="002F19E6">
          <w:rPr>
            <w:rFonts w:ascii="Arial" w:hAnsi="Arial" w:cs="Arial"/>
            <w:lang w:val="en-US"/>
          </w:rPr>
          <w:t>strong</w:t>
        </w:r>
      </w:ins>
      <w:ins w:id="263" w:author="Peris Yague, Alba" w:date="2021-05-05T16:39:00Z">
        <w:r w:rsidR="00B1641F">
          <w:rPr>
            <w:rFonts w:ascii="Arial" w:hAnsi="Arial" w:cs="Arial"/>
            <w:lang w:val="en-US"/>
          </w:rPr>
          <w:t xml:space="preserve">, </w:t>
        </w:r>
      </w:ins>
      <w:del w:id="264" w:author="Peris Yague, Alba" w:date="2021-05-05T16:39:00Z">
        <w:r w:rsidDel="00B1641F">
          <w:rPr>
            <w:rFonts w:ascii="Arial" w:hAnsi="Arial" w:cs="Arial"/>
            <w:lang w:val="en-US"/>
          </w:rPr>
          <w:delText>strong</w:delText>
        </w:r>
        <w:r w:rsidR="00D01B80" w:rsidDel="00B1641F">
          <w:rPr>
            <w:rFonts w:ascii="Arial" w:hAnsi="Arial" w:cs="Arial"/>
            <w:lang w:val="en-US"/>
          </w:rPr>
          <w:delText xml:space="preserve"> </w:delText>
        </w:r>
      </w:del>
      <w:r w:rsidR="00D01B80">
        <w:rPr>
          <w:rFonts w:ascii="Arial" w:hAnsi="Arial" w:cs="Arial"/>
          <w:lang w:val="en-US"/>
        </w:rPr>
        <w:t>thereby not allowing us to investigate this relationship</w:t>
      </w:r>
      <w:r>
        <w:rPr>
          <w:rFonts w:ascii="Arial" w:hAnsi="Arial" w:cs="Arial"/>
          <w:lang w:val="en-US"/>
        </w:rPr>
        <w:t>.</w:t>
      </w:r>
      <w:r w:rsidR="00D01B80">
        <w:rPr>
          <w:rFonts w:ascii="Arial" w:hAnsi="Arial" w:cs="Arial"/>
          <w:lang w:val="en-US"/>
        </w:rPr>
        <w:t xml:space="preserve">  </w:t>
      </w:r>
    </w:p>
    <w:p w14:paraId="414F2346" w14:textId="0A7E1D76" w:rsidR="00440483" w:rsidRPr="00B34AA8" w:rsidRDefault="003278D4" w:rsidP="00B20881">
      <w:pPr>
        <w:spacing w:line="480" w:lineRule="auto"/>
        <w:ind w:firstLine="360"/>
        <w:jc w:val="both"/>
        <w:rPr>
          <w:rFonts w:ascii="Arial" w:hAnsi="Arial" w:cs="Arial"/>
          <w:lang w:val="en-US"/>
        </w:rPr>
      </w:pPr>
      <w:r>
        <w:rPr>
          <w:rFonts w:ascii="Arial" w:hAnsi="Arial" w:cs="Arial"/>
          <w:lang w:val="en-US"/>
        </w:rPr>
        <w:t xml:space="preserve">This was the first study to apply CRP curve analysis on a free-recall paradigm </w:t>
      </w:r>
      <w:r w:rsidR="006D0261">
        <w:rPr>
          <w:rFonts w:ascii="Arial" w:hAnsi="Arial" w:cs="Arial"/>
          <w:lang w:val="en-US"/>
        </w:rPr>
        <w:t>to investigate emotional and perceptual salience (via oddball presentations)</w:t>
      </w:r>
      <w:r>
        <w:rPr>
          <w:rFonts w:ascii="Arial" w:hAnsi="Arial" w:cs="Arial"/>
          <w:lang w:val="en-US"/>
        </w:rPr>
        <w:t xml:space="preserve">. </w:t>
      </w:r>
      <w:r w:rsidR="00DE59D9">
        <w:rPr>
          <w:rFonts w:ascii="Arial" w:hAnsi="Arial" w:cs="Arial"/>
          <w:lang w:val="en-US"/>
        </w:rPr>
        <w:t>We found that whilst transitions from emotional oddballs were enhanced in the forwards direction,</w:t>
      </w:r>
      <w:r w:rsidR="00437990">
        <w:rPr>
          <w:rFonts w:ascii="Arial" w:hAnsi="Arial" w:cs="Arial"/>
          <w:lang w:val="en-US"/>
        </w:rPr>
        <w:t xml:space="preserve"> </w:t>
      </w:r>
      <w:r w:rsidR="00DE59D9">
        <w:rPr>
          <w:rFonts w:ascii="Arial" w:hAnsi="Arial" w:cs="Arial"/>
          <w:lang w:val="en-US"/>
        </w:rPr>
        <w:t>transitions from perceptual oddballs</w:t>
      </w:r>
      <w:r w:rsidR="00437990">
        <w:rPr>
          <w:rFonts w:ascii="Arial" w:hAnsi="Arial" w:cs="Arial"/>
          <w:lang w:val="en-US"/>
        </w:rPr>
        <w:t xml:space="preserve"> were reduced</w:t>
      </w:r>
      <w:r w:rsidR="00DE59D9">
        <w:rPr>
          <w:rFonts w:ascii="Arial" w:hAnsi="Arial" w:cs="Arial"/>
          <w:lang w:val="en-US"/>
        </w:rPr>
        <w:t xml:space="preserve">. </w:t>
      </w:r>
      <w:r w:rsidR="000A63A9">
        <w:rPr>
          <w:rFonts w:ascii="Arial" w:hAnsi="Arial" w:cs="Arial"/>
          <w:lang w:val="en-US"/>
        </w:rPr>
        <w:t xml:space="preserve">We </w:t>
      </w:r>
      <w:r w:rsidR="00D36281">
        <w:rPr>
          <w:rFonts w:ascii="Arial" w:hAnsi="Arial" w:cs="Arial"/>
          <w:lang w:val="en-US"/>
        </w:rPr>
        <w:t xml:space="preserve">had </w:t>
      </w:r>
      <w:r w:rsidR="000A63A9">
        <w:rPr>
          <w:rFonts w:ascii="Arial" w:hAnsi="Arial" w:cs="Arial"/>
          <w:lang w:val="en-US"/>
        </w:rPr>
        <w:t>hypothesized that this enhancement in transitions from emotional oddballs would explain the w</w:t>
      </w:r>
      <w:r w:rsidR="00E7549C">
        <w:rPr>
          <w:rFonts w:ascii="Arial" w:hAnsi="Arial" w:cs="Arial"/>
          <w:lang w:val="en-US"/>
        </w:rPr>
        <w:t>idely reported</w:t>
      </w:r>
      <w:r w:rsidR="000A63A9">
        <w:rPr>
          <w:rFonts w:ascii="Arial" w:hAnsi="Arial" w:cs="Arial"/>
          <w:lang w:val="en-US"/>
        </w:rPr>
        <w:t xml:space="preserve"> retrograde amnesic effect in these </w:t>
      </w:r>
      <w:del w:id="265" w:author="Peris Yague, Alba" w:date="2021-05-06T11:38:00Z">
        <w:r w:rsidR="000A63A9" w:rsidDel="005C57C0">
          <w:rPr>
            <w:rFonts w:ascii="Arial" w:hAnsi="Arial" w:cs="Arial"/>
            <w:lang w:val="en-US"/>
          </w:rPr>
          <w:delText xml:space="preserve">types of </w:delText>
        </w:r>
      </w:del>
      <w:r w:rsidR="000A63A9">
        <w:rPr>
          <w:rFonts w:ascii="Arial" w:hAnsi="Arial" w:cs="Arial"/>
          <w:lang w:val="en-US"/>
        </w:rPr>
        <w:t xml:space="preserve">paradigms, however, it did not seem to be the case. </w:t>
      </w:r>
      <w:r w:rsidR="000B6B9F">
        <w:rPr>
          <w:rFonts w:ascii="Arial" w:hAnsi="Arial" w:cs="Arial"/>
          <w:lang w:val="en-US"/>
        </w:rPr>
        <w:t>This</w:t>
      </w:r>
      <w:r w:rsidR="00440483">
        <w:rPr>
          <w:rFonts w:ascii="Arial" w:hAnsi="Arial" w:cs="Arial"/>
          <w:lang w:val="en-US"/>
        </w:rPr>
        <w:t xml:space="preserve"> </w:t>
      </w:r>
      <w:r w:rsidR="000B6B9F">
        <w:rPr>
          <w:rFonts w:ascii="Arial" w:hAnsi="Arial" w:cs="Arial"/>
          <w:lang w:val="en-US"/>
        </w:rPr>
        <w:t xml:space="preserve">could be </w:t>
      </w:r>
      <w:del w:id="266" w:author="Peris Yague, Alba" w:date="2021-05-06T11:43:00Z">
        <w:r w:rsidR="000B6B9F" w:rsidDel="00C751E4">
          <w:rPr>
            <w:rFonts w:ascii="Arial" w:hAnsi="Arial" w:cs="Arial"/>
            <w:lang w:val="en-US"/>
          </w:rPr>
          <w:delText>due to the fact that</w:delText>
        </w:r>
      </w:del>
      <w:ins w:id="267" w:author="Peris Yague, Alba" w:date="2021-05-06T11:43:00Z">
        <w:r w:rsidR="00C751E4">
          <w:rPr>
            <w:rFonts w:ascii="Arial" w:hAnsi="Arial" w:cs="Arial"/>
            <w:lang w:val="en-US"/>
          </w:rPr>
          <w:t>because</w:t>
        </w:r>
      </w:ins>
      <w:r w:rsidR="000B6B9F">
        <w:rPr>
          <w:rFonts w:ascii="Arial" w:hAnsi="Arial" w:cs="Arial"/>
          <w:lang w:val="en-US"/>
        </w:rPr>
        <w:t xml:space="preserve"> the present version of the task did not induce as strong retrograde amnesic effects as previously reported</w:t>
      </w:r>
      <w:del w:id="268" w:author="Peris Yague, Alba" w:date="2021-05-06T11:43:00Z">
        <w:r w:rsidR="000B6B9F" w:rsidDel="00C751E4">
          <w:rPr>
            <w:rFonts w:ascii="Arial" w:hAnsi="Arial" w:cs="Arial"/>
            <w:lang w:val="en-US"/>
          </w:rPr>
          <w:delText xml:space="preserve"> work</w:delText>
        </w:r>
      </w:del>
      <w:r w:rsidR="000B6B9F">
        <w:rPr>
          <w:rFonts w:ascii="Arial" w:hAnsi="Arial" w:cs="Arial"/>
          <w:lang w:val="en-US"/>
        </w:rPr>
        <w:t xml:space="preserve">. </w:t>
      </w:r>
      <w:r w:rsidR="003C540C">
        <w:rPr>
          <w:rFonts w:ascii="Arial" w:hAnsi="Arial" w:cs="Arial"/>
          <w:lang w:val="en-US"/>
        </w:rPr>
        <w:t>Future work could re-evaluate this approach in tasks which induce a stronger retrograde-amnesic effect</w:t>
      </w:r>
      <w:r w:rsidR="000847F3">
        <w:rPr>
          <w:rFonts w:ascii="Arial" w:hAnsi="Arial" w:cs="Arial"/>
          <w:lang w:val="en-US"/>
        </w:rPr>
        <w:t xml:space="preserve"> such as in the English and German </w:t>
      </w:r>
      <w:del w:id="269" w:author="Peris Yague, Alba" w:date="2021-05-06T11:43:00Z">
        <w:r w:rsidR="000847F3" w:rsidDel="00C751E4">
          <w:rPr>
            <w:rFonts w:ascii="Arial" w:hAnsi="Arial" w:cs="Arial"/>
            <w:lang w:val="en-US"/>
          </w:rPr>
          <w:delText xml:space="preserve">tasks </w:delText>
        </w:r>
      </w:del>
      <w:ins w:id="270" w:author="Peris Yague, Alba" w:date="2021-05-06T11:43:00Z">
        <w:r w:rsidR="00C751E4">
          <w:rPr>
            <w:rFonts w:ascii="Arial" w:hAnsi="Arial" w:cs="Arial"/>
            <w:lang w:val="en-US"/>
          </w:rPr>
          <w:t xml:space="preserve">versions </w:t>
        </w:r>
      </w:ins>
      <w:r w:rsidR="000847F3">
        <w:rPr>
          <w:rFonts w:ascii="Arial" w:hAnsi="Arial" w:cs="Arial"/>
          <w:lang w:val="en-US"/>
        </w:rPr>
        <w:t xml:space="preserve">conducted by </w:t>
      </w:r>
      <w:r w:rsidR="000847F3">
        <w:rPr>
          <w:rFonts w:ascii="Arial" w:hAnsi="Arial" w:cs="Arial"/>
          <w:lang w:val="en-US"/>
        </w:rPr>
        <w:fldChar w:fldCharType="begin" w:fldLock="1"/>
      </w:r>
      <w:r w:rsidR="00BA3B3C">
        <w:rPr>
          <w:rFonts w:ascii="Arial" w:hAnsi="Arial" w:cs="Arial"/>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β-adrenergic-dependent","type":"article-journal","volume":"100"},"uris":["http://www.mendeley.com/documents/?uuid=d6435f94-11ec-4a87-9beb-282b33dbacdb"]}],"mendeley":{"formattedCitation":"(B.A. Strange et al., 2003)","manualFormatting":"Strange et al. (2003)","plainTextFormattedCitation":"(B.A. Strange et al., 2003)","previouslyFormattedCitation":"(B.A. Strange et al., 2003)"},"properties":{"noteIndex":0},"schema":"https://github.com/citation-style-language/schema/raw/master/csl-citation.json"}</w:instrText>
      </w:r>
      <w:r w:rsidR="000847F3">
        <w:rPr>
          <w:rFonts w:ascii="Arial" w:hAnsi="Arial" w:cs="Arial"/>
          <w:lang w:val="en-US"/>
        </w:rPr>
        <w:fldChar w:fldCharType="separate"/>
      </w:r>
      <w:r w:rsidR="000847F3" w:rsidRPr="000847F3">
        <w:rPr>
          <w:rFonts w:ascii="Arial" w:hAnsi="Arial" w:cs="Arial"/>
          <w:noProof/>
          <w:lang w:val="en-US"/>
        </w:rPr>
        <w:t>Strange et al.</w:t>
      </w:r>
      <w:r w:rsidR="000847F3">
        <w:rPr>
          <w:rFonts w:ascii="Arial" w:hAnsi="Arial" w:cs="Arial"/>
          <w:noProof/>
          <w:lang w:val="en-US"/>
        </w:rPr>
        <w:t xml:space="preserve"> (</w:t>
      </w:r>
      <w:r w:rsidR="000847F3" w:rsidRPr="000847F3">
        <w:rPr>
          <w:rFonts w:ascii="Arial" w:hAnsi="Arial" w:cs="Arial"/>
          <w:noProof/>
          <w:lang w:val="en-US"/>
        </w:rPr>
        <w:t>2003)</w:t>
      </w:r>
      <w:r w:rsidR="000847F3">
        <w:rPr>
          <w:rFonts w:ascii="Arial" w:hAnsi="Arial" w:cs="Arial"/>
          <w:lang w:val="en-US"/>
        </w:rPr>
        <w:fldChar w:fldCharType="end"/>
      </w:r>
      <w:r w:rsidR="003C540C">
        <w:rPr>
          <w:rFonts w:ascii="Arial" w:hAnsi="Arial" w:cs="Arial"/>
          <w:lang w:val="en-US"/>
        </w:rPr>
        <w:t>.</w:t>
      </w:r>
      <w:r w:rsidR="00A7012A">
        <w:rPr>
          <w:rFonts w:ascii="Arial" w:hAnsi="Arial" w:cs="Arial"/>
          <w:lang w:val="en-US"/>
        </w:rPr>
        <w:t xml:space="preserve"> </w:t>
      </w:r>
      <w:del w:id="271" w:author="Peris Yague, Alba" w:date="2021-05-06T11:39:00Z">
        <w:r w:rsidR="00A7012A" w:rsidDel="005C57C0">
          <w:rPr>
            <w:rFonts w:ascii="Arial" w:hAnsi="Arial" w:cs="Arial"/>
            <w:lang w:val="en-US"/>
          </w:rPr>
          <w:delText xml:space="preserve">Furthermore, </w:delText>
        </w:r>
      </w:del>
      <w:ins w:id="272" w:author="Peris Yague, Alba" w:date="2021-05-06T11:39:00Z">
        <w:r w:rsidR="005C57C0">
          <w:rPr>
            <w:rFonts w:ascii="Arial" w:hAnsi="Arial" w:cs="Arial"/>
            <w:lang w:val="en-US"/>
          </w:rPr>
          <w:t>T</w:t>
        </w:r>
      </w:ins>
      <w:del w:id="273" w:author="Peris Yague, Alba" w:date="2021-05-06T11:39:00Z">
        <w:r w:rsidR="00A7012A" w:rsidDel="005C57C0">
          <w:rPr>
            <w:rFonts w:ascii="Arial" w:hAnsi="Arial" w:cs="Arial"/>
            <w:lang w:val="en-US"/>
          </w:rPr>
          <w:delText>t</w:delText>
        </w:r>
      </w:del>
      <w:r w:rsidR="00A7012A">
        <w:rPr>
          <w:rFonts w:ascii="Arial" w:hAnsi="Arial" w:cs="Arial"/>
          <w:lang w:val="en-US"/>
        </w:rPr>
        <w:t>he current results</w:t>
      </w:r>
      <w:r w:rsidR="00261A32">
        <w:rPr>
          <w:rFonts w:ascii="Arial" w:hAnsi="Arial" w:cs="Arial"/>
          <w:lang w:val="en-US"/>
        </w:rPr>
        <w:t>, which indicate a dissociation in emotional and perceptual salience,</w:t>
      </w:r>
      <w:r w:rsidR="00A7012A">
        <w:rPr>
          <w:rFonts w:ascii="Arial" w:hAnsi="Arial" w:cs="Arial"/>
          <w:lang w:val="en-US"/>
        </w:rPr>
        <w:t xml:space="preserve"> provide empirical evidence that could be used to </w:t>
      </w:r>
      <w:r w:rsidR="00BA04D0">
        <w:rPr>
          <w:rFonts w:ascii="Arial" w:hAnsi="Arial" w:cs="Arial"/>
          <w:lang w:val="en-US"/>
        </w:rPr>
        <w:t xml:space="preserve">update the </w:t>
      </w:r>
      <w:ins w:id="274" w:author="Peris Yague, Alba" w:date="2021-05-06T11:44:00Z">
        <w:r w:rsidR="00D22976">
          <w:rPr>
            <w:rFonts w:ascii="Arial" w:hAnsi="Arial" w:cs="Arial"/>
            <w:lang w:val="en-US"/>
          </w:rPr>
          <w:t xml:space="preserve">emotionality component in the </w:t>
        </w:r>
      </w:ins>
      <w:proofErr w:type="spellStart"/>
      <w:r w:rsidR="00BA04D0">
        <w:rPr>
          <w:rFonts w:ascii="Arial" w:hAnsi="Arial" w:cs="Arial"/>
          <w:lang w:val="en-US"/>
        </w:rPr>
        <w:t>eCMR</w:t>
      </w:r>
      <w:proofErr w:type="spellEnd"/>
      <w:del w:id="275" w:author="Peris Yague, Alba" w:date="2021-05-06T11:44:00Z">
        <w:r w:rsidR="00BA04D0" w:rsidDel="00D22976">
          <w:rPr>
            <w:rFonts w:ascii="Arial" w:hAnsi="Arial" w:cs="Arial"/>
            <w:lang w:val="en-US"/>
          </w:rPr>
          <w:delText xml:space="preserve"> model</w:delText>
        </w:r>
        <w:r w:rsidR="00261A32" w:rsidDel="00D22976">
          <w:rPr>
            <w:rFonts w:ascii="Arial" w:hAnsi="Arial" w:cs="Arial"/>
            <w:lang w:val="en-US"/>
          </w:rPr>
          <w:delText xml:space="preserve"> whereby emotional salience could be m</w:delText>
        </w:r>
        <w:r w:rsidR="00B34AA8" w:rsidDel="00D22976">
          <w:rPr>
            <w:rFonts w:ascii="Arial" w:hAnsi="Arial" w:cs="Arial"/>
            <w:lang w:val="en-US"/>
          </w:rPr>
          <w:delText xml:space="preserve">odeled not only via increased attentional mechanisms but also by interaction with an </w:delText>
        </w:r>
        <w:r w:rsidR="00B34AA8" w:rsidDel="00D22976">
          <w:rPr>
            <w:rFonts w:ascii="Arial" w:hAnsi="Arial" w:cs="Arial"/>
            <w:i/>
            <w:iCs/>
            <w:lang w:val="en-US"/>
          </w:rPr>
          <w:delText>emotional factor</w:delText>
        </w:r>
      </w:del>
      <w:r w:rsidR="00B34AA8">
        <w:rPr>
          <w:rFonts w:ascii="Arial" w:hAnsi="Arial" w:cs="Arial"/>
          <w:i/>
          <w:iCs/>
          <w:lang w:val="en-US"/>
        </w:rPr>
        <w:t>.</w:t>
      </w:r>
    </w:p>
    <w:p w14:paraId="00920050" w14:textId="48F704EC" w:rsidR="00F66FC6" w:rsidRDefault="00F66FC6" w:rsidP="00B20881">
      <w:pPr>
        <w:spacing w:line="480" w:lineRule="auto"/>
        <w:ind w:firstLine="360"/>
        <w:jc w:val="both"/>
        <w:rPr>
          <w:ins w:id="276" w:author="Peris Yague, Alba" w:date="2021-05-05T17:20:00Z"/>
          <w:rFonts w:ascii="Arial" w:hAnsi="Arial" w:cs="Arial"/>
          <w:lang w:val="en-US"/>
        </w:rPr>
      </w:pPr>
      <w:r>
        <w:rPr>
          <w:rFonts w:ascii="Arial" w:hAnsi="Arial" w:cs="Arial"/>
          <w:lang w:val="en-US"/>
        </w:rPr>
        <w:t xml:space="preserve">The present </w:t>
      </w:r>
      <w:del w:id="277" w:author="Peris Yague, Alba" w:date="2021-05-06T11:39:00Z">
        <w:r w:rsidDel="005C57C0">
          <w:rPr>
            <w:rFonts w:ascii="Arial" w:hAnsi="Arial" w:cs="Arial"/>
            <w:lang w:val="en-US"/>
          </w:rPr>
          <w:delText xml:space="preserve">results </w:delText>
        </w:r>
      </w:del>
      <w:ins w:id="278" w:author="Peris Yague, Alba" w:date="2021-05-06T11:39:00Z">
        <w:r w:rsidR="005C57C0">
          <w:rPr>
            <w:rFonts w:ascii="Arial" w:hAnsi="Arial" w:cs="Arial"/>
            <w:lang w:val="en-US"/>
          </w:rPr>
          <w:t xml:space="preserve">findings </w:t>
        </w:r>
      </w:ins>
      <w:r>
        <w:rPr>
          <w:rFonts w:ascii="Arial" w:hAnsi="Arial" w:cs="Arial"/>
          <w:lang w:val="en-US"/>
        </w:rPr>
        <w:t>could help the study of memory in disorders where strong emotion plays a key role</w:t>
      </w:r>
      <w:r w:rsidR="00440483">
        <w:rPr>
          <w:rFonts w:ascii="Arial" w:hAnsi="Arial" w:cs="Arial"/>
          <w:lang w:val="en-US"/>
        </w:rPr>
        <w:t>,</w:t>
      </w:r>
      <w:r>
        <w:rPr>
          <w:rFonts w:ascii="Arial" w:hAnsi="Arial" w:cs="Arial"/>
          <w:lang w:val="en-US"/>
        </w:rPr>
        <w:t xml:space="preserve"> such as posttraumatic stress disorder </w:t>
      </w:r>
      <w:del w:id="279" w:author="Peris Yague, Alba" w:date="2021-05-06T11:42:00Z">
        <w:r w:rsidDel="005C57C0">
          <w:rPr>
            <w:rFonts w:ascii="Arial" w:hAnsi="Arial" w:cs="Arial"/>
            <w:lang w:val="en-US"/>
          </w:rPr>
          <w:delText>(PTSD</w:delText>
        </w:r>
      </w:del>
      <w:ins w:id="280" w:author="Peris Yague, Alba" w:date="2021-05-06T11:41:00Z">
        <w:r w:rsidR="005C57C0">
          <w:rPr>
            <w:rFonts w:ascii="Arial" w:hAnsi="Arial" w:cs="Arial"/>
            <w:lang w:val="en-US"/>
          </w:rPr>
          <w:t>as</w:t>
        </w:r>
      </w:ins>
      <w:del w:id="281" w:author="Peris Yague, Alba" w:date="2021-05-05T17:23:00Z">
        <w:r w:rsidDel="002F19E6">
          <w:rPr>
            <w:rFonts w:ascii="Arial" w:hAnsi="Arial" w:cs="Arial"/>
            <w:lang w:val="en-US"/>
          </w:rPr>
          <w:delText xml:space="preserve">). </w:delText>
        </w:r>
        <w:r w:rsidR="001F042E" w:rsidDel="002F19E6">
          <w:rPr>
            <w:rFonts w:ascii="Arial" w:hAnsi="Arial" w:cs="Arial"/>
            <w:lang w:val="en-US"/>
          </w:rPr>
          <w:delText xml:space="preserve">Although, in the context of PTSD, research conducted in a laboratory setting </w:delText>
        </w:r>
        <w:r w:rsidR="00BF3870" w:rsidDel="002F19E6">
          <w:rPr>
            <w:rFonts w:ascii="Arial" w:hAnsi="Arial" w:cs="Arial"/>
            <w:lang w:val="en-US"/>
          </w:rPr>
          <w:delText xml:space="preserve">highly </w:delText>
        </w:r>
        <w:r w:rsidR="001F042E" w:rsidDel="002F19E6">
          <w:rPr>
            <w:rFonts w:ascii="Arial" w:hAnsi="Arial" w:cs="Arial"/>
            <w:lang w:val="en-US"/>
          </w:rPr>
          <w:delText xml:space="preserve">differs from </w:delText>
        </w:r>
        <w:r w:rsidR="0036206A" w:rsidDel="002F19E6">
          <w:rPr>
            <w:rFonts w:ascii="Arial" w:hAnsi="Arial" w:cs="Arial"/>
            <w:lang w:val="en-US"/>
          </w:rPr>
          <w:delText xml:space="preserve">a </w:delText>
        </w:r>
        <w:r w:rsidR="00BF3870" w:rsidDel="002F19E6">
          <w:rPr>
            <w:rFonts w:ascii="Arial" w:hAnsi="Arial" w:cs="Arial"/>
            <w:lang w:val="en-US"/>
          </w:rPr>
          <w:delText>real-world setting</w:delText>
        </w:r>
        <w:r w:rsidR="0036206A" w:rsidDel="002F19E6">
          <w:rPr>
            <w:rFonts w:ascii="Arial" w:hAnsi="Arial" w:cs="Arial"/>
            <w:lang w:val="en-US"/>
          </w:rPr>
          <w:delText>,</w:delText>
        </w:r>
        <w:r w:rsidR="00BF3870" w:rsidDel="002F19E6">
          <w:rPr>
            <w:rFonts w:ascii="Arial" w:hAnsi="Arial" w:cs="Arial"/>
            <w:lang w:val="en-US"/>
          </w:rPr>
          <w:delText xml:space="preserve"> </w:delText>
        </w:r>
      </w:del>
      <w:del w:id="282" w:author="Peris Yague, Alba" w:date="2021-05-05T16:40:00Z">
        <w:r w:rsidR="00BF3870" w:rsidDel="00B1641F">
          <w:rPr>
            <w:rFonts w:ascii="Arial" w:hAnsi="Arial" w:cs="Arial"/>
            <w:lang w:val="en-US"/>
          </w:rPr>
          <w:delText xml:space="preserve">research with functional magnetic resonance imaging has shown similar brain activity in trauma-unrelated settings which involve negative emotions such as sadness and anxiety as trauma-involving settings </w:delText>
        </w:r>
        <w:r w:rsidR="00BF3870" w:rsidDel="00B1641F">
          <w:rPr>
            <w:rFonts w:ascii="Arial" w:hAnsi="Arial" w:cs="Arial"/>
            <w:lang w:val="en-US"/>
          </w:rPr>
          <w:fldChar w:fldCharType="begin" w:fldLock="1"/>
        </w:r>
        <w:r w:rsidR="00B34ACB" w:rsidRPr="005C57C0" w:rsidDel="00B1641F">
          <w:rPr>
            <w:rFonts w:ascii="Arial" w:hAnsi="Arial" w:cs="Arial"/>
            <w:lang w:val="en-US"/>
          </w:rPr>
          <w:delInstrText>ADDIN CSL_CITATION {"citationItems":[{"id":"ITEM-1","itemData":{"DOI":"10.1176/appi.ajp.2009.09081168","ISBN":"1535-7228 (Electronic)\\n0002-953X (Linking)","ISSN":"0002953X","PMID":"20360318","abstract":"In this article, the authors present evidence regarding a dissociative subtype of PTSD, with clinical and neurobiological features that can be distinguished from nondissociative PTSD. The dissociative subtype is characterized by overmodulation of affect, while the more common undermodulated type involves the predominance of reexperiencing and hyperarousal symptoms. This article focuses on the neural manifestations of the dissociative subtype in PTSD and compares it to those underlying the reexperiencing/hyperaroused subtype. A model that includes these two types of emotion dysregulation in PTSD is described. In this model, reexperiencing/hyperarousal reactivity is viewed as a form of emotion dysregulation that involves emotional undermodulation, mediated by failure of prefrontal inhibition of limbic regions. In contrast, the dissociative subtype of PTSD is described as a form of emotion dysregulation that involves emotional overmodulation mediated by midline prefrontal inhibition of the same limbic regions. Both types of modulation are involved in a dynamic interplay and lead to alternating symptom profiles in PTSD. These findings have important implications for treatment of PTSD, including the need to assess patients with PTSD for dissociative symptoms and to incorporate the treatment of dissociative symptoms into stage-oriented trauma treatment.","author":[{"dropping-particle":"","family":"Lanius","given":"Ruth A.","non-dropping-particle":"","parse-names":false,"suffix":""},{"dropping-particle":"","family":"Vermetten","given":"Eric","non-dropping-particle":"","parse-names":false,"suffix":""},{"dropping-particle":"","family":"Loewenstein","given":"Richard J.","non-dropping-particle":"","parse-names":false,"suffix":""},{"dropping-particle":"","family":"Brand","given":"Bethany","non-dropping-particle":"","parse-names":false,"suffix":""},{"dropping-particle":"","family":"Christian","given":"Schmahl","non-dropping-particle":"","parse-names":false,"suffix":""},{"dropping-particle":"","family":"Bremner","given":"J. Douglas","non-dropping-particle":"","parse-names":false,"suffix":""},{"dropping-particle":"","family":"Spiegel","given":"David","non-dropping-particle":"","parse-names":false,"suffix":""}],"container-title":"American Journal of Psychiatry","id":"ITEM-1","issue":"6","issued":{"date-parts":[["2010"]]},"page":"640-647","title":"Emotion modulation in PTSD: Clinical and neurobiological evidence for a dissociative subtype","type":"article-journal","volume":"167"},"uris":["http://www.mendeley.com/documents/?uuid=b04cc710-d0fd-45b3-b44c-c736ef942149"]}],"mendeley":{"formattedCitation":"(Lanius et al., 2010)","plainTextFormattedCitation":"(Lanius et al., 2010)","previouslyFormattedCitation":"(Lanius et al., 2010)"},"properties":{"noteIndex":0},"schema":"https://github.com/citation-style-language/schema/raw/master/csl-citation.json"}</w:delInstrText>
        </w:r>
        <w:r w:rsidR="00BF3870" w:rsidDel="00B1641F">
          <w:rPr>
            <w:rFonts w:ascii="Arial" w:hAnsi="Arial" w:cs="Arial"/>
            <w:lang w:val="en-US"/>
          </w:rPr>
          <w:fldChar w:fldCharType="separate"/>
        </w:r>
        <w:r w:rsidR="00BF3870" w:rsidRPr="00BF3870" w:rsidDel="00B1641F">
          <w:rPr>
            <w:rFonts w:ascii="Arial" w:hAnsi="Arial" w:cs="Arial"/>
            <w:noProof/>
            <w:lang w:val="en-US"/>
          </w:rPr>
          <w:delText>(Lanius et al., 2010)</w:delText>
        </w:r>
        <w:r w:rsidR="00BF3870" w:rsidDel="00B1641F">
          <w:rPr>
            <w:rFonts w:ascii="Arial" w:hAnsi="Arial" w:cs="Arial"/>
            <w:lang w:val="en-US"/>
          </w:rPr>
          <w:fldChar w:fldCharType="end"/>
        </w:r>
        <w:r w:rsidR="00D034D0" w:rsidDel="00B1641F">
          <w:rPr>
            <w:rFonts w:ascii="Arial" w:hAnsi="Arial" w:cs="Arial"/>
            <w:lang w:val="en-US"/>
          </w:rPr>
          <w:delText xml:space="preserve">. </w:delText>
        </w:r>
        <w:r w:rsidR="004F1531" w:rsidDel="00B1641F">
          <w:rPr>
            <w:rFonts w:ascii="Arial" w:hAnsi="Arial" w:cs="Arial"/>
            <w:lang w:val="en-US"/>
          </w:rPr>
          <w:delText xml:space="preserve">PTSD research has shown </w:delText>
        </w:r>
      </w:del>
      <w:del w:id="283" w:author="Peris Yague, Alba" w:date="2021-05-05T16:41:00Z">
        <w:r w:rsidR="004F1531" w:rsidDel="00B1641F">
          <w:rPr>
            <w:rFonts w:ascii="Arial" w:hAnsi="Arial" w:cs="Arial"/>
            <w:lang w:val="en-US"/>
          </w:rPr>
          <w:delText>t</w:delText>
        </w:r>
      </w:del>
      <w:del w:id="284" w:author="Peris Yague, Alba" w:date="2021-05-05T16:40:00Z">
        <w:r w:rsidR="004F1531" w:rsidDel="00B1641F">
          <w:rPr>
            <w:rFonts w:ascii="Arial" w:hAnsi="Arial" w:cs="Arial"/>
            <w:lang w:val="en-US"/>
          </w:rPr>
          <w:delText xml:space="preserve">hat </w:delText>
        </w:r>
      </w:del>
      <w:del w:id="285" w:author="Peris Yague, Alba" w:date="2021-05-05T17:23:00Z">
        <w:r w:rsidR="00B34ACB" w:rsidDel="002F19E6">
          <w:rPr>
            <w:rFonts w:ascii="Arial" w:hAnsi="Arial" w:cs="Arial"/>
            <w:lang w:val="en-US"/>
          </w:rPr>
          <w:delText>r</w:delText>
        </w:r>
      </w:del>
      <w:del w:id="286" w:author="Peris Yague, Alba" w:date="2021-05-06T11:41:00Z">
        <w:r w:rsidR="00B34ACB" w:rsidDel="005C57C0">
          <w:rPr>
            <w:rFonts w:ascii="Arial" w:hAnsi="Arial" w:cs="Arial"/>
            <w:lang w:val="en-US"/>
          </w:rPr>
          <w:delText>e</w:delText>
        </w:r>
        <w:r w:rsidR="004F1531" w:rsidDel="005C57C0">
          <w:rPr>
            <w:rFonts w:ascii="Arial" w:hAnsi="Arial" w:cs="Arial"/>
            <w:lang w:val="en-US"/>
          </w:rPr>
          <w:delText xml:space="preserve">collection of traumatic events differs from natural, neutral events </w:delText>
        </w:r>
        <w:r w:rsidR="00B34ACB" w:rsidDel="005C57C0">
          <w:rPr>
            <w:rFonts w:ascii="Arial" w:hAnsi="Arial" w:cs="Arial"/>
            <w:lang w:val="en-US"/>
          </w:rPr>
          <w:delText>and, that</w:delText>
        </w:r>
      </w:del>
      <w:r w:rsidR="00B34ACB">
        <w:rPr>
          <w:rFonts w:ascii="Arial" w:hAnsi="Arial" w:cs="Arial"/>
          <w:lang w:val="en-US"/>
        </w:rPr>
        <w:t xml:space="preserve"> retrograde amnesia</w:t>
      </w:r>
      <w:r w:rsidR="00BC6347">
        <w:rPr>
          <w:rFonts w:ascii="Arial" w:hAnsi="Arial" w:cs="Arial"/>
          <w:lang w:val="en-US"/>
        </w:rPr>
        <w:t xml:space="preserve"> and dissociative experiences</w:t>
      </w:r>
      <w:r w:rsidR="00B34ACB">
        <w:rPr>
          <w:rFonts w:ascii="Arial" w:hAnsi="Arial" w:cs="Arial"/>
          <w:lang w:val="en-US"/>
        </w:rPr>
        <w:t xml:space="preserve"> </w:t>
      </w:r>
      <w:r w:rsidR="00BC6347">
        <w:rPr>
          <w:rFonts w:ascii="Arial" w:hAnsi="Arial" w:cs="Arial"/>
          <w:lang w:val="en-US"/>
        </w:rPr>
        <w:t>are</w:t>
      </w:r>
      <w:r w:rsidR="00B34ACB">
        <w:rPr>
          <w:rFonts w:ascii="Arial" w:hAnsi="Arial" w:cs="Arial"/>
          <w:lang w:val="en-US"/>
        </w:rPr>
        <w:t xml:space="preserve"> </w:t>
      </w:r>
      <w:del w:id="287" w:author="Peris Yague, Alba" w:date="2021-05-06T11:41:00Z">
        <w:r w:rsidR="00B34ACB" w:rsidDel="005C57C0">
          <w:rPr>
            <w:rFonts w:ascii="Arial" w:hAnsi="Arial" w:cs="Arial"/>
            <w:lang w:val="en-US"/>
          </w:rPr>
          <w:delText xml:space="preserve">also </w:delText>
        </w:r>
      </w:del>
      <w:r w:rsidR="00B34ACB">
        <w:rPr>
          <w:rFonts w:ascii="Arial" w:hAnsi="Arial" w:cs="Arial"/>
          <w:lang w:val="en-US"/>
        </w:rPr>
        <w:t xml:space="preserve">present in the disorder </w:t>
      </w:r>
      <w:r w:rsidR="00B34ACB">
        <w:rPr>
          <w:rFonts w:ascii="Arial" w:hAnsi="Arial" w:cs="Arial"/>
          <w:lang w:val="en-US"/>
        </w:rPr>
        <w:fldChar w:fldCharType="begin" w:fldLock="1"/>
      </w:r>
      <w:r w:rsidR="008737FD">
        <w:rPr>
          <w:rFonts w:ascii="Arial" w:hAnsi="Arial" w:cs="Arial"/>
          <w:lang w:val="en-US"/>
        </w:rPr>
        <w:instrText>ADDIN CSL_CITATION {"citationItems":[{"id":"ITEM-1","itemData":{"DOI":"10.1007/BF02102887","author":[{"dropping-particle":"","family":"Kolk","given":"Bessel A.","non-dropping-particle":"van der","parse-names":false,"suffix":""},{"dropping-particle":"","family":"Fisler","given":"Rita","non-dropping-particle":"","parse-names":false,"suffix":""}],"container-title":"Journal of Traumatic Stress","id":"ITEM-1","issue":"525","issued":{"date-parts":[["1995"]]},"page":"1-20","title":"Dissociation and the Fragmentary Nature of Traumatic memories: Overview and Exploratory Study.","type":"article-journal","volume":"505"},"uris":["http://www.mendeley.com/documents/?uuid=cadd3408-4a00-4726-9acc-bd130b8cebe1"]},{"id":"ITEM-2","itemData":{"DOI":"10.1016/S0272-7358(03)00033-3","ISSN":"02727358","PMID":"12729677","abstract":"We summarize recent research on the psychological processes implicated in posttraumatic stress disorder (PTSD) as an aid to evaluating theoretical models of the disorder. After describing a number of early approaches, including social-cognitive, conditioning, information-processing, and anxious apprehension models of PTSD, the article provides a comparative analysis and evaluation of three recent theories: Foa and Rothbaum's [Foa, E. B. &amp; Rothbaum, B. O. (1998). Treating the trauma of rape: cognitive behavioral therapy for PTSD. New York: Guilford Press] emotional processing theory; Brewin, Dalgleish, and Joseph's [Psychological Review 103 (1996) 670] dual representation theory; Ehlers and Clark's [Behaviour Research and Therapy 38 (2000) 319] cognitive theory. We review empirical evidence relevant to each model and identify promising areas for further research. © 2003 Elsevier Science Ltd. All rights reserved.","author":[{"dropping-particle":"","family":"Brewin","given":"Chris R.","non-dropping-particle":"","parse-names":false,"suffix":""},{"dropping-particle":"","family":"Holmes","given":"Emily A.","non-dropping-particle":"","parse-names":false,"suffix":""}],"container-title":"Clinical Psychology Review","id":"ITEM-2","issue":"3","issued":{"date-parts":[["2003"]]},"page":"339-376","title":"Psychological theories of posttraumatic stress disorder","type":"article-journal","volume":"23"},"uris":["http://www.mendeley.com/documents/?uuid=d0320e64-407b-48a8-a60d-446b85fde646"]}],"mendeley":{"formattedCitation":"(Brewin &amp; Holmes, 2003; van der Kolk &amp; Fisler, 1995)","plainTextFormattedCitation":"(Brewin &amp; Holmes, 2003; van der Kolk &amp; Fisler, 1995)","previouslyFormattedCitation":"(Brewin &amp; Holmes, 2003; van der Kolk &amp; Fisler, 1995)"},"properties":{"noteIndex":0},"schema":"https://github.com/citation-style-language/schema/raw/master/csl-citation.json"}</w:instrText>
      </w:r>
      <w:r w:rsidR="00B34ACB">
        <w:rPr>
          <w:rFonts w:ascii="Arial" w:hAnsi="Arial" w:cs="Arial"/>
          <w:lang w:val="en-US"/>
        </w:rPr>
        <w:fldChar w:fldCharType="separate"/>
      </w:r>
      <w:r w:rsidR="00560B52" w:rsidRPr="00560B52">
        <w:rPr>
          <w:rFonts w:ascii="Arial" w:hAnsi="Arial" w:cs="Arial"/>
          <w:noProof/>
          <w:lang w:val="en-US"/>
        </w:rPr>
        <w:t>(Brewin &amp; Holmes, 2003; van der Kolk &amp; Fisler, 1995)</w:t>
      </w:r>
      <w:r w:rsidR="00B34ACB">
        <w:rPr>
          <w:rFonts w:ascii="Arial" w:hAnsi="Arial" w:cs="Arial"/>
          <w:lang w:val="en-US"/>
        </w:rPr>
        <w:fldChar w:fldCharType="end"/>
      </w:r>
      <w:r w:rsidR="00B34ACB">
        <w:rPr>
          <w:rFonts w:ascii="Arial" w:hAnsi="Arial" w:cs="Arial"/>
          <w:lang w:val="en-US"/>
        </w:rPr>
        <w:t xml:space="preserve">. </w:t>
      </w:r>
      <w:r w:rsidR="00AB3D4F">
        <w:rPr>
          <w:rFonts w:ascii="Arial" w:hAnsi="Arial" w:cs="Arial"/>
          <w:lang w:val="en-US"/>
        </w:rPr>
        <w:t>Applying quantitative approaches such as done in the present study to investigate memory recollection</w:t>
      </w:r>
      <w:ins w:id="288" w:author="Peris Yague, Alba" w:date="2021-05-06T11:42:00Z">
        <w:r w:rsidR="005C57C0">
          <w:rPr>
            <w:rFonts w:ascii="Arial" w:hAnsi="Arial" w:cs="Arial"/>
            <w:lang w:val="en-US"/>
          </w:rPr>
          <w:t xml:space="preserve"> </w:t>
        </w:r>
      </w:ins>
      <w:del w:id="289" w:author="Peris Yague, Alba" w:date="2021-05-06T11:42:00Z">
        <w:r w:rsidR="00AB3D4F" w:rsidDel="005C57C0">
          <w:rPr>
            <w:rFonts w:ascii="Arial" w:hAnsi="Arial" w:cs="Arial"/>
            <w:lang w:val="en-US"/>
          </w:rPr>
          <w:delText xml:space="preserve"> in PTSD </w:delText>
        </w:r>
      </w:del>
      <w:r w:rsidR="00AB3D4F">
        <w:rPr>
          <w:rFonts w:ascii="Arial" w:hAnsi="Arial" w:cs="Arial"/>
          <w:lang w:val="en-US"/>
        </w:rPr>
        <w:t xml:space="preserve">would </w:t>
      </w:r>
      <w:r w:rsidR="00340AD2">
        <w:rPr>
          <w:rFonts w:ascii="Arial" w:hAnsi="Arial" w:cs="Arial"/>
          <w:lang w:val="en-US"/>
        </w:rPr>
        <w:t xml:space="preserve">help elucidate the underlying mechanisms of memory recall underlying the disorder. </w:t>
      </w:r>
      <w:r w:rsidR="00AB3D4F">
        <w:rPr>
          <w:rFonts w:ascii="Arial" w:hAnsi="Arial" w:cs="Arial"/>
          <w:lang w:val="en-US"/>
        </w:rPr>
        <w:t xml:space="preserve"> </w:t>
      </w:r>
    </w:p>
    <w:p w14:paraId="2E6F5F77" w14:textId="31F14F35" w:rsidR="002F19E6" w:rsidRDefault="002F19E6" w:rsidP="00B20881">
      <w:pPr>
        <w:spacing w:line="480" w:lineRule="auto"/>
        <w:ind w:firstLine="360"/>
        <w:jc w:val="both"/>
        <w:rPr>
          <w:ins w:id="290" w:author="Peris Yague, Alba" w:date="2021-05-05T17:24:00Z"/>
          <w:rFonts w:ascii="Arial" w:hAnsi="Arial" w:cs="Arial"/>
          <w:lang w:val="en-US"/>
        </w:rPr>
      </w:pPr>
    </w:p>
    <w:p w14:paraId="117862D2" w14:textId="5273DF77" w:rsidR="00527678" w:rsidRDefault="00527678" w:rsidP="00B20881">
      <w:pPr>
        <w:spacing w:line="480" w:lineRule="auto"/>
        <w:ind w:firstLine="360"/>
        <w:jc w:val="both"/>
        <w:rPr>
          <w:ins w:id="291" w:author="Peris Yague, Alba" w:date="2021-05-05T17:24:00Z"/>
          <w:rFonts w:ascii="Arial" w:hAnsi="Arial" w:cs="Arial"/>
          <w:lang w:val="en-US"/>
        </w:rPr>
      </w:pPr>
    </w:p>
    <w:p w14:paraId="4250B584" w14:textId="77777777" w:rsidR="00527678" w:rsidRDefault="00527678" w:rsidP="00B20881">
      <w:pPr>
        <w:spacing w:line="480" w:lineRule="auto"/>
        <w:ind w:firstLine="360"/>
        <w:jc w:val="both"/>
        <w:rPr>
          <w:rFonts w:ascii="Arial" w:hAnsi="Arial" w:cs="Arial"/>
          <w:lang w:val="en-US"/>
        </w:rPr>
      </w:pPr>
    </w:p>
    <w:p w14:paraId="3561BE27" w14:textId="33F73105" w:rsidR="00B337A8" w:rsidRDefault="00F342FB" w:rsidP="00B337A8">
      <w:pPr>
        <w:pStyle w:val="Heading1"/>
        <w:rPr>
          <w:ins w:id="292" w:author="Peris Yague, Alba" w:date="2021-05-05T16:25:00Z"/>
          <w:rFonts w:ascii="Arial" w:hAnsi="Arial" w:cs="Arial"/>
          <w:b/>
          <w:bCs/>
          <w:color w:val="auto"/>
          <w:lang w:val="en-US"/>
        </w:rPr>
      </w:pPr>
      <w:moveFromRangeStart w:id="293" w:author="Peris Yague, Alba" w:date="2021-05-05T16:41:00Z" w:name="move71125314"/>
      <w:moveFrom w:id="294" w:author="Peris Yague, Alba" w:date="2021-05-05T16:41:00Z">
        <w:r w:rsidDel="00B1641F">
          <w:rPr>
            <w:rFonts w:ascii="Arial" w:hAnsi="Arial" w:cs="Arial"/>
            <w:lang w:val="en-US"/>
          </w:rPr>
          <w:lastRenderedPageBreak/>
          <w:t xml:space="preserve">We </w:t>
        </w:r>
        <w:r w:rsidR="00440483" w:rsidDel="00B1641F">
          <w:rPr>
            <w:rFonts w:ascii="Arial" w:hAnsi="Arial" w:cs="Arial"/>
            <w:lang w:val="en-US"/>
          </w:rPr>
          <w:t>applyi</w:t>
        </w:r>
        <w:r w:rsidDel="00B1641F">
          <w:rPr>
            <w:rFonts w:ascii="Arial" w:hAnsi="Arial" w:cs="Arial"/>
            <w:lang w:val="en-US"/>
          </w:rPr>
          <w:t>ed</w:t>
        </w:r>
        <w:r w:rsidR="00440483" w:rsidDel="00B1641F">
          <w:rPr>
            <w:rFonts w:ascii="Arial" w:hAnsi="Arial" w:cs="Arial"/>
            <w:lang w:val="en-US"/>
          </w:rPr>
          <w:t xml:space="preserve"> a quantitative CRP analysis to free recall of perceptual and emotional oddballs</w:t>
        </w:r>
        <w:r w:rsidR="007E4734" w:rsidDel="00B1641F">
          <w:rPr>
            <w:rFonts w:ascii="Arial" w:hAnsi="Arial" w:cs="Arial"/>
            <w:lang w:val="en-US"/>
          </w:rPr>
          <w:t xml:space="preserve">. </w:t>
        </w:r>
        <w:r w:rsidDel="00B1641F">
          <w:rPr>
            <w:rFonts w:ascii="Arial" w:hAnsi="Arial" w:cs="Arial"/>
            <w:lang w:val="en-US"/>
          </w:rPr>
          <w:t>In conclusion, w</w:t>
        </w:r>
        <w:r w:rsidR="007E4734" w:rsidDel="00B1641F">
          <w:rPr>
            <w:rFonts w:ascii="Arial" w:hAnsi="Arial" w:cs="Arial"/>
            <w:lang w:val="en-US"/>
          </w:rPr>
          <w:t xml:space="preserve">hilst both oddball types showed forward contiguity effects, </w:t>
        </w:r>
        <w:r w:rsidR="00440483" w:rsidDel="00B1641F">
          <w:rPr>
            <w:rFonts w:ascii="Arial" w:hAnsi="Arial" w:cs="Arial"/>
            <w:lang w:val="en-US"/>
          </w:rPr>
          <w:t xml:space="preserve">we found stronger forward contiguity effects </w:t>
        </w:r>
        <w:r w:rsidR="007E4734" w:rsidDel="00B1641F">
          <w:rPr>
            <w:rFonts w:ascii="Arial" w:hAnsi="Arial" w:cs="Arial"/>
            <w:lang w:val="en-US"/>
          </w:rPr>
          <w:t>in transitions from the emotional oddballs</w:t>
        </w:r>
        <w:r w:rsidDel="00B1641F">
          <w:rPr>
            <w:rFonts w:ascii="Arial" w:hAnsi="Arial" w:cs="Arial"/>
            <w:lang w:val="en-US"/>
          </w:rPr>
          <w:t xml:space="preserve"> i.e an enhanced memory forward-flow</w:t>
        </w:r>
        <w:r w:rsidR="00465196" w:rsidDel="00B1641F">
          <w:rPr>
            <w:rFonts w:ascii="Arial" w:hAnsi="Arial" w:cs="Arial"/>
            <w:lang w:val="en-US"/>
          </w:rPr>
          <w:t xml:space="preserve"> after emotional oddballs</w:t>
        </w:r>
        <w:r w:rsidDel="00B1641F">
          <w:rPr>
            <w:rFonts w:ascii="Arial" w:hAnsi="Arial" w:cs="Arial"/>
            <w:lang w:val="en-US"/>
          </w:rPr>
          <w:t xml:space="preserve"> </w:t>
        </w:r>
        <w:r w:rsidR="007E4734" w:rsidDel="00B1641F">
          <w:rPr>
            <w:rFonts w:ascii="Arial" w:hAnsi="Arial" w:cs="Arial"/>
            <w:lang w:val="en-US"/>
          </w:rPr>
          <w:t xml:space="preserve">compared to perceptual ones. Overall, these results shed light on potentially distinct mechanisms underlying CRP curve modulation by different types of salience and could inform future work into clinical manifestations of emotional memory. </w:t>
        </w:r>
      </w:moveFrom>
      <w:moveFromRangeEnd w:id="293"/>
      <w:ins w:id="295" w:author="Peris Yague, Alba" w:date="2021-05-05T16:25:00Z">
        <w:r w:rsidR="00B337A8">
          <w:rPr>
            <w:rFonts w:ascii="Arial" w:hAnsi="Arial" w:cs="Arial"/>
            <w:b/>
            <w:bCs/>
            <w:color w:val="auto"/>
            <w:lang w:val="en-US"/>
          </w:rPr>
          <w:t xml:space="preserve">AUTHOR CONTRIBUTION </w:t>
        </w:r>
      </w:ins>
    </w:p>
    <w:p w14:paraId="1018A2E6" w14:textId="77777777" w:rsidR="002F19E6" w:rsidRDefault="002F19E6" w:rsidP="00354CE5">
      <w:pPr>
        <w:spacing w:line="480" w:lineRule="auto"/>
        <w:rPr>
          <w:ins w:id="296" w:author="Peris Yague, Alba" w:date="2021-05-05T17:20:00Z"/>
          <w:rFonts w:ascii="Arial" w:hAnsi="Arial" w:cs="Arial"/>
          <w:lang w:val="en-US"/>
        </w:rPr>
      </w:pPr>
    </w:p>
    <w:p w14:paraId="7B3CCC21" w14:textId="7785D51C" w:rsidR="00B337A8" w:rsidRDefault="00E3792B" w:rsidP="00E52187">
      <w:pPr>
        <w:rPr>
          <w:rFonts w:ascii="Arial" w:hAnsi="Arial" w:cs="Arial"/>
          <w:lang w:val="en-US"/>
        </w:rPr>
      </w:pPr>
      <w:ins w:id="297" w:author="Peris Yague, Alba" w:date="2021-05-05T17:12:00Z">
        <w:r w:rsidRPr="00E3792B">
          <w:rPr>
            <w:rFonts w:ascii="Arial" w:hAnsi="Arial" w:cs="Arial"/>
            <w:lang w:val="en-US"/>
            <w:rPrChange w:id="298" w:author="Peris Yague, Alba" w:date="2021-05-05T17:12:00Z">
              <w:rPr>
                <w:lang w:val="en-US"/>
              </w:rPr>
            </w:rPrChange>
          </w:rPr>
          <w:t xml:space="preserve">B.S </w:t>
        </w:r>
        <w:r>
          <w:rPr>
            <w:rFonts w:ascii="Arial" w:hAnsi="Arial" w:cs="Arial"/>
            <w:lang w:val="en-US"/>
          </w:rPr>
          <w:t>designed the experiment. B.S, A.P.Y and D.F analyzed the dat</w:t>
        </w:r>
      </w:ins>
      <w:ins w:id="299" w:author="Peris Yague, Alba" w:date="2021-05-05T17:13:00Z">
        <w:r>
          <w:rPr>
            <w:rFonts w:ascii="Arial" w:hAnsi="Arial" w:cs="Arial"/>
            <w:lang w:val="en-US"/>
          </w:rPr>
          <w:t xml:space="preserve">a and wrote the manuscript. </w:t>
        </w:r>
      </w:ins>
    </w:p>
    <w:p w14:paraId="0E35A5F9" w14:textId="03BC7265" w:rsidR="008533A2" w:rsidRDefault="008533A2" w:rsidP="008533A2">
      <w:pPr>
        <w:pStyle w:val="Heading1"/>
        <w:rPr>
          <w:rFonts w:ascii="Arial" w:hAnsi="Arial" w:cs="Arial"/>
          <w:b/>
          <w:bCs/>
          <w:color w:val="auto"/>
          <w:lang w:val="en-US"/>
        </w:rPr>
      </w:pPr>
      <w:del w:id="300" w:author="Peris Yague, Alba" w:date="2021-05-05T16:41:00Z">
        <w:r w:rsidDel="00B1641F">
          <w:rPr>
            <w:rFonts w:ascii="Arial" w:hAnsi="Arial" w:cs="Arial"/>
            <w:lang w:val="en-US"/>
          </w:rPr>
          <w:delText xml:space="preserve">We applyied a quantitative CRP analysis to free recall of perceptual and emotional oddballs. In conclusion, whilst both oddball types showed forward contiguity effects, we found stronger forward contiguity effects in transitions from the emotional oddballs i.e an enhanced memory forward-flow after emotional oddballs compared to perceptual ones. Overall, these results shed light on potentially distinct mechanisms underlying CRP curve modulation by different types of salience and could inform future work into clinical manifestations of emotional memory. </w:delText>
        </w:r>
      </w:del>
      <w:ins w:id="301" w:author="Peris Yague, Alba" w:date="2021-05-05T16:25:00Z">
        <w:r>
          <w:rPr>
            <w:rFonts w:ascii="Arial" w:hAnsi="Arial" w:cs="Arial"/>
            <w:b/>
            <w:bCs/>
            <w:color w:val="auto"/>
            <w:lang w:val="en-US"/>
          </w:rPr>
          <w:t>A</w:t>
        </w:r>
      </w:ins>
      <w:r>
        <w:rPr>
          <w:rFonts w:ascii="Arial" w:hAnsi="Arial" w:cs="Arial"/>
          <w:b/>
          <w:bCs/>
          <w:color w:val="auto"/>
          <w:lang w:val="en-US"/>
        </w:rPr>
        <w:t>CKNOWLEDGEMENTS</w:t>
      </w:r>
    </w:p>
    <w:p w14:paraId="6F7D3B85" w14:textId="32614B50" w:rsidR="008533A2" w:rsidRDefault="008533A2" w:rsidP="008533A2">
      <w:pPr>
        <w:rPr>
          <w:lang w:val="en-US"/>
        </w:rPr>
      </w:pPr>
    </w:p>
    <w:p w14:paraId="5993086A" w14:textId="187D732E" w:rsidR="008533A2" w:rsidRPr="008533A2" w:rsidRDefault="008533A2" w:rsidP="008533A2">
      <w:pPr>
        <w:rPr>
          <w:ins w:id="302" w:author="Peris Yague, Alba" w:date="2021-05-05T16:25:00Z"/>
          <w:rFonts w:ascii="Arial" w:hAnsi="Arial" w:cs="Arial"/>
          <w:lang w:val="en-US"/>
        </w:rPr>
      </w:pPr>
      <w:r w:rsidRPr="008533A2">
        <w:rPr>
          <w:rFonts w:ascii="Arial" w:hAnsi="Arial" w:cs="Arial"/>
          <w:lang w:val="en-US"/>
        </w:rPr>
        <w:t xml:space="preserve">We thank </w:t>
      </w:r>
      <w:r w:rsidRPr="008533A2">
        <w:rPr>
          <w:rFonts w:ascii="Arial" w:hAnsi="Arial" w:cs="Arial"/>
          <w:highlight w:val="yellow"/>
          <w:lang w:val="en-US"/>
        </w:rPr>
        <w:t>X</w:t>
      </w:r>
      <w:r w:rsidRPr="008533A2">
        <w:rPr>
          <w:rFonts w:ascii="Arial" w:hAnsi="Arial" w:cs="Arial"/>
          <w:lang w:val="en-US"/>
        </w:rPr>
        <w:t xml:space="preserve"> for data collection for this study. </w:t>
      </w:r>
    </w:p>
    <w:p w14:paraId="644D8D61" w14:textId="77777777" w:rsidR="008533A2" w:rsidRPr="00E3792B" w:rsidRDefault="008533A2" w:rsidP="008533A2">
      <w:pPr>
        <w:spacing w:line="480" w:lineRule="auto"/>
        <w:rPr>
          <w:ins w:id="303" w:author="Peris Yague, Alba" w:date="2021-05-05T16:25:00Z"/>
          <w:rFonts w:ascii="Arial" w:hAnsi="Arial" w:cs="Arial"/>
          <w:lang w:val="en-US"/>
          <w:rPrChange w:id="304" w:author="Peris Yague, Alba" w:date="2021-05-05T17:12:00Z">
            <w:rPr>
              <w:ins w:id="305" w:author="Peris Yague, Alba" w:date="2021-05-05T16:25:00Z"/>
              <w:lang w:val="en-US"/>
            </w:rPr>
          </w:rPrChange>
        </w:rPr>
      </w:pPr>
    </w:p>
    <w:p w14:paraId="465557EE" w14:textId="531B0F6A" w:rsidR="00B337A8" w:rsidRPr="00E3792B" w:rsidRDefault="00B337A8" w:rsidP="00B337A8">
      <w:pPr>
        <w:rPr>
          <w:ins w:id="306" w:author="Peris Yague, Alba" w:date="2021-05-05T16:25:00Z"/>
          <w:rFonts w:ascii="Arial" w:hAnsi="Arial" w:cs="Arial"/>
          <w:lang w:val="en-US"/>
          <w:rPrChange w:id="307" w:author="Peris Yague, Alba" w:date="2021-05-05T17:12:00Z">
            <w:rPr>
              <w:ins w:id="308" w:author="Peris Yague, Alba" w:date="2021-05-05T16:25:00Z"/>
              <w:lang w:val="en-US"/>
            </w:rPr>
          </w:rPrChange>
        </w:rPr>
      </w:pPr>
    </w:p>
    <w:p w14:paraId="1C591EB7" w14:textId="029916A3" w:rsidR="00B337A8" w:rsidRDefault="00B337A8" w:rsidP="00B337A8">
      <w:pPr>
        <w:pStyle w:val="Heading1"/>
        <w:rPr>
          <w:ins w:id="309" w:author="Peris Yague, Alba" w:date="2021-05-05T16:26:00Z"/>
          <w:rFonts w:ascii="Arial" w:hAnsi="Arial" w:cs="Arial"/>
          <w:b/>
          <w:bCs/>
          <w:color w:val="auto"/>
          <w:lang w:val="en-US"/>
        </w:rPr>
      </w:pPr>
      <w:ins w:id="310" w:author="Peris Yague, Alba" w:date="2021-05-05T16:26:00Z">
        <w:r>
          <w:rPr>
            <w:rFonts w:ascii="Arial" w:hAnsi="Arial" w:cs="Arial"/>
            <w:b/>
            <w:bCs/>
            <w:color w:val="auto"/>
            <w:lang w:val="en-US"/>
          </w:rPr>
          <w:t xml:space="preserve">OPEN PRACTICES STATEMENT </w:t>
        </w:r>
      </w:ins>
    </w:p>
    <w:p w14:paraId="32BAEF8F" w14:textId="051F39ED" w:rsidR="00B337A8" w:rsidRPr="00354CE5" w:rsidRDefault="00354CE5">
      <w:pPr>
        <w:rPr>
          <w:ins w:id="311" w:author="Peris Yague, Alba" w:date="2021-05-05T16:26:00Z"/>
          <w:rFonts w:ascii="Arial" w:hAnsi="Arial" w:cs="Arial"/>
          <w:lang w:val="en-US"/>
          <w:rPrChange w:id="312" w:author="Peris Yague, Alba" w:date="2021-05-05T17:15:00Z">
            <w:rPr>
              <w:ins w:id="313" w:author="Peris Yague, Alba" w:date="2021-05-05T16:26:00Z"/>
              <w:lang w:val="en-US"/>
            </w:rPr>
          </w:rPrChange>
        </w:rPr>
      </w:pPr>
      <w:ins w:id="314" w:author="Peris Yague, Alba" w:date="2021-05-05T17:13:00Z">
        <w:r w:rsidRPr="00354CE5">
          <w:rPr>
            <w:rFonts w:ascii="Arial" w:hAnsi="Arial" w:cs="Arial"/>
            <w:lang w:val="en-US"/>
            <w:rPrChange w:id="315" w:author="Peris Yague, Alba" w:date="2021-05-05T17:15:00Z">
              <w:rPr>
                <w:lang w:val="en-US"/>
              </w:rPr>
            </w:rPrChange>
          </w:rPr>
          <w:t xml:space="preserve">The experiments </w:t>
        </w:r>
      </w:ins>
      <w:ins w:id="316" w:author="Peris Yague, Alba" w:date="2021-05-05T17:14:00Z">
        <w:r w:rsidRPr="00354CE5">
          <w:rPr>
            <w:rFonts w:ascii="Arial" w:hAnsi="Arial" w:cs="Arial"/>
            <w:lang w:val="en-US"/>
            <w:rPrChange w:id="317" w:author="Peris Yague, Alba" w:date="2021-05-05T17:15:00Z">
              <w:rPr>
                <w:lang w:val="en-US"/>
              </w:rPr>
            </w:rPrChange>
          </w:rPr>
          <w:t>were not pre-registered. Raw data, analysis pipelines and code used in the present paper can be found here:</w:t>
        </w:r>
        <w:r w:rsidRPr="00354CE5">
          <w:rPr>
            <w:rFonts w:ascii="Arial" w:hAnsi="Arial" w:cs="Arial"/>
            <w:rPrChange w:id="318" w:author="Peris Yague, Alba" w:date="2021-05-05T17:15:00Z">
              <w:rPr/>
            </w:rPrChange>
          </w:rPr>
          <w:t xml:space="preserve"> </w:t>
        </w:r>
        <w:r w:rsidRPr="008152B3">
          <w:rPr>
            <w:rFonts w:ascii="Arial" w:hAnsi="Arial" w:cs="Arial"/>
            <w:rPrChange w:id="319" w:author="Peris Yague, Alba" w:date="2021-05-05T17:15:00Z">
              <w:rPr/>
            </w:rPrChange>
          </w:rPr>
          <w:fldChar w:fldCharType="begin"/>
        </w:r>
        <w:r w:rsidRPr="00354CE5">
          <w:rPr>
            <w:rFonts w:ascii="Arial" w:hAnsi="Arial" w:cs="Arial"/>
            <w:rPrChange w:id="320" w:author="Peris Yague, Alba" w:date="2021-05-05T17:15:00Z">
              <w:rPr/>
            </w:rPrChange>
          </w:rPr>
          <w:instrText xml:space="preserve"> HYPERLINK "https://github.com/TheStrangeLab/Odd_SOA_CRP" </w:instrText>
        </w:r>
        <w:r w:rsidRPr="008152B3">
          <w:rPr>
            <w:rPrChange w:id="321" w:author="Peris Yague, Alba" w:date="2021-05-05T17:15:00Z">
              <w:rPr>
                <w:rStyle w:val="Hyperlink"/>
                <w:rFonts w:ascii="Arial" w:hAnsi="Arial" w:cs="Arial"/>
                <w:lang w:val="en-US"/>
              </w:rPr>
            </w:rPrChange>
          </w:rPr>
          <w:fldChar w:fldCharType="separate"/>
        </w:r>
        <w:r w:rsidRPr="00354CE5">
          <w:rPr>
            <w:rStyle w:val="Hyperlink"/>
            <w:rFonts w:ascii="Arial" w:hAnsi="Arial" w:cs="Arial"/>
            <w:lang w:val="en-US"/>
          </w:rPr>
          <w:t>https://github.com/TheStrangeLab/Odd_SOA_CRP</w:t>
        </w:r>
        <w:r w:rsidRPr="008152B3">
          <w:rPr>
            <w:rStyle w:val="Hyperlink"/>
            <w:rFonts w:ascii="Arial" w:hAnsi="Arial" w:cs="Arial"/>
            <w:lang w:val="en-US"/>
          </w:rPr>
          <w:fldChar w:fldCharType="end"/>
        </w:r>
      </w:ins>
    </w:p>
    <w:p w14:paraId="42DF2E31" w14:textId="6FD461E2" w:rsidR="00B337A8" w:rsidRPr="00BA3B3C" w:rsidRDefault="00B337A8" w:rsidP="00B337A8">
      <w:pPr>
        <w:pStyle w:val="Heading1"/>
        <w:rPr>
          <w:ins w:id="322" w:author="Peris Yague, Alba" w:date="2021-05-05T16:26:00Z"/>
          <w:rFonts w:ascii="Arial" w:hAnsi="Arial" w:cs="Arial"/>
          <w:b/>
          <w:bCs/>
          <w:color w:val="auto"/>
          <w:lang w:val="es-ES"/>
        </w:rPr>
      </w:pPr>
      <w:ins w:id="323" w:author="Peris Yague, Alba" w:date="2021-05-05T16:26:00Z">
        <w:r w:rsidRPr="00BA3B3C">
          <w:rPr>
            <w:rFonts w:ascii="Arial" w:hAnsi="Arial" w:cs="Arial"/>
            <w:b/>
            <w:bCs/>
            <w:color w:val="auto"/>
            <w:lang w:val="es-ES"/>
          </w:rPr>
          <w:t xml:space="preserve">ETHICAL </w:t>
        </w:r>
      </w:ins>
      <w:r w:rsidRPr="00BA3B3C">
        <w:rPr>
          <w:rFonts w:ascii="Arial" w:hAnsi="Arial" w:cs="Arial"/>
          <w:b/>
          <w:bCs/>
          <w:color w:val="auto"/>
          <w:lang w:val="es-ES"/>
        </w:rPr>
        <w:t xml:space="preserve">CONSIDERATIONS </w:t>
      </w:r>
    </w:p>
    <w:p w14:paraId="3447D5BB" w14:textId="77777777" w:rsidR="00B337A8" w:rsidRPr="00BA3B3C" w:rsidRDefault="00B337A8">
      <w:pPr>
        <w:rPr>
          <w:ins w:id="324" w:author="Peris Yague, Alba" w:date="2021-05-05T16:26:00Z"/>
          <w:lang w:val="es-ES"/>
          <w:rPrChange w:id="325" w:author="Peris Yague, Alba" w:date="2021-05-05T16:26:00Z">
            <w:rPr>
              <w:ins w:id="326" w:author="Peris Yague, Alba" w:date="2021-05-05T16:26:00Z"/>
              <w:rFonts w:ascii="Arial" w:hAnsi="Arial" w:cs="Arial"/>
              <w:b/>
              <w:bCs/>
              <w:color w:val="auto"/>
              <w:lang w:val="en-US"/>
            </w:rPr>
          </w:rPrChange>
        </w:rPr>
        <w:pPrChange w:id="327" w:author="Peris Yague, Alba" w:date="2021-05-05T16:26:00Z">
          <w:pPr>
            <w:pStyle w:val="Heading1"/>
          </w:pPr>
        </w:pPrChange>
      </w:pPr>
    </w:p>
    <w:p w14:paraId="502B3A10" w14:textId="5C574E06" w:rsidR="00B337A8" w:rsidRPr="00BA3B3C" w:rsidRDefault="00B337A8">
      <w:pPr>
        <w:rPr>
          <w:ins w:id="328" w:author="Peris Yague, Alba" w:date="2021-05-05T16:25:00Z"/>
          <w:lang w:val="es-ES"/>
          <w:rPrChange w:id="329" w:author="Peris Yague, Alba" w:date="2021-05-05T16:25:00Z">
            <w:rPr>
              <w:ins w:id="330" w:author="Peris Yague, Alba" w:date="2021-05-05T16:25:00Z"/>
              <w:rFonts w:ascii="Arial" w:hAnsi="Arial" w:cs="Arial"/>
              <w:b/>
              <w:bCs/>
              <w:color w:val="auto"/>
              <w:lang w:val="en-US"/>
            </w:rPr>
          </w:rPrChange>
        </w:rPr>
        <w:pPrChange w:id="331" w:author="Peris Yague, Alba" w:date="2021-05-05T16:25:00Z">
          <w:pPr>
            <w:pStyle w:val="Heading1"/>
          </w:pPr>
        </w:pPrChange>
      </w:pPr>
    </w:p>
    <w:p w14:paraId="547C0892" w14:textId="3C9B331C" w:rsidR="00B337A8" w:rsidRPr="00197281" w:rsidRDefault="00197281" w:rsidP="00E52187">
      <w:pPr>
        <w:ind w:firstLine="360"/>
        <w:jc w:val="both"/>
        <w:rPr>
          <w:rFonts w:ascii="Arial" w:hAnsi="Arial" w:cs="Arial"/>
          <w:lang w:val="es-ES"/>
        </w:rPr>
      </w:pPr>
      <w:proofErr w:type="spellStart"/>
      <w:r w:rsidRPr="00197281">
        <w:rPr>
          <w:rFonts w:ascii="Arial" w:hAnsi="Arial" w:cs="Arial"/>
          <w:lang w:val="es-ES"/>
        </w:rPr>
        <w:t>The</w:t>
      </w:r>
      <w:proofErr w:type="spellEnd"/>
      <w:r w:rsidRPr="00197281">
        <w:rPr>
          <w:rFonts w:ascii="Arial" w:hAnsi="Arial" w:cs="Arial"/>
          <w:lang w:val="es-ES"/>
        </w:rPr>
        <w:t xml:space="preserve"> </w:t>
      </w:r>
      <w:proofErr w:type="spellStart"/>
      <w:r w:rsidRPr="00197281">
        <w:rPr>
          <w:rFonts w:ascii="Arial" w:hAnsi="Arial" w:cs="Arial"/>
          <w:lang w:val="es-ES"/>
        </w:rPr>
        <w:t>present</w:t>
      </w:r>
      <w:proofErr w:type="spellEnd"/>
      <w:r w:rsidRPr="00197281">
        <w:rPr>
          <w:rFonts w:ascii="Arial" w:hAnsi="Arial" w:cs="Arial"/>
          <w:lang w:val="es-ES"/>
        </w:rPr>
        <w:t xml:space="preserve"> </w:t>
      </w:r>
      <w:proofErr w:type="spellStart"/>
      <w:r w:rsidRPr="00197281">
        <w:rPr>
          <w:rFonts w:ascii="Arial" w:hAnsi="Arial" w:cs="Arial"/>
          <w:lang w:val="es-ES"/>
        </w:rPr>
        <w:t>work</w:t>
      </w:r>
      <w:proofErr w:type="spellEnd"/>
      <w:r w:rsidRPr="00197281">
        <w:rPr>
          <w:rFonts w:ascii="Arial" w:hAnsi="Arial" w:cs="Arial"/>
          <w:lang w:val="es-ES"/>
        </w:rPr>
        <w:t xml:space="preserve"> </w:t>
      </w:r>
      <w:proofErr w:type="spellStart"/>
      <w:r w:rsidRPr="00197281">
        <w:rPr>
          <w:rFonts w:ascii="Arial" w:hAnsi="Arial" w:cs="Arial"/>
          <w:lang w:val="es-ES"/>
        </w:rPr>
        <w:t>had</w:t>
      </w:r>
      <w:proofErr w:type="spellEnd"/>
      <w:r w:rsidRPr="00197281">
        <w:rPr>
          <w:rFonts w:ascii="Arial" w:hAnsi="Arial" w:cs="Arial"/>
          <w:lang w:val="es-ES"/>
        </w:rPr>
        <w:t xml:space="preserve"> </w:t>
      </w:r>
      <w:proofErr w:type="spellStart"/>
      <w:r w:rsidRPr="00197281">
        <w:rPr>
          <w:rFonts w:ascii="Arial" w:hAnsi="Arial" w:cs="Arial"/>
          <w:lang w:val="es-ES"/>
        </w:rPr>
        <w:t>ethical</w:t>
      </w:r>
      <w:proofErr w:type="spellEnd"/>
      <w:r w:rsidRPr="00197281">
        <w:rPr>
          <w:rFonts w:ascii="Arial" w:hAnsi="Arial" w:cs="Arial"/>
          <w:lang w:val="es-ES"/>
        </w:rPr>
        <w:t xml:space="preserve"> </w:t>
      </w:r>
      <w:proofErr w:type="spellStart"/>
      <w:r w:rsidRPr="00197281">
        <w:rPr>
          <w:rFonts w:ascii="Arial" w:hAnsi="Arial" w:cs="Arial"/>
          <w:lang w:val="es-ES"/>
        </w:rPr>
        <w:t>approval</w:t>
      </w:r>
      <w:proofErr w:type="spellEnd"/>
      <w:r w:rsidRPr="00197281">
        <w:rPr>
          <w:rFonts w:ascii="Arial" w:hAnsi="Arial" w:cs="Arial"/>
          <w:lang w:val="es-ES"/>
        </w:rPr>
        <w:t xml:space="preserve"> </w:t>
      </w:r>
      <w:proofErr w:type="spellStart"/>
      <w:r w:rsidRPr="00197281">
        <w:rPr>
          <w:rFonts w:ascii="Arial" w:hAnsi="Arial" w:cs="Arial"/>
          <w:lang w:val="es-ES"/>
        </w:rPr>
        <w:t>from</w:t>
      </w:r>
      <w:proofErr w:type="spellEnd"/>
      <w:r w:rsidRPr="00197281">
        <w:rPr>
          <w:rFonts w:ascii="Arial" w:hAnsi="Arial" w:cs="Arial"/>
          <w:lang w:val="es-ES"/>
        </w:rPr>
        <w:t xml:space="preserve"> </w:t>
      </w:r>
      <w:proofErr w:type="spellStart"/>
      <w:r w:rsidRPr="00197281">
        <w:rPr>
          <w:rFonts w:ascii="Arial" w:hAnsi="Arial" w:cs="Arial"/>
          <w:lang w:val="es-ES"/>
        </w:rPr>
        <w:t>the</w:t>
      </w:r>
      <w:proofErr w:type="spellEnd"/>
      <w:r w:rsidRPr="00197281">
        <w:rPr>
          <w:rFonts w:ascii="Arial" w:hAnsi="Arial" w:cs="Arial"/>
          <w:lang w:val="es-ES"/>
        </w:rPr>
        <w:t xml:space="preserve"> Universidad Politécnica de Madrid </w:t>
      </w:r>
      <w:proofErr w:type="spellStart"/>
      <w:r w:rsidRPr="00197281">
        <w:rPr>
          <w:rFonts w:ascii="Arial" w:hAnsi="Arial" w:cs="Arial"/>
          <w:lang w:val="es-ES"/>
        </w:rPr>
        <w:t>under</w:t>
      </w:r>
      <w:proofErr w:type="spellEnd"/>
      <w:r w:rsidRPr="00197281">
        <w:rPr>
          <w:rFonts w:ascii="Arial" w:hAnsi="Arial" w:cs="Arial"/>
          <w:lang w:val="es-ES"/>
        </w:rPr>
        <w:t xml:space="preserve"> </w:t>
      </w:r>
      <w:proofErr w:type="spellStart"/>
      <w:r w:rsidRPr="00197281">
        <w:rPr>
          <w:rFonts w:ascii="Arial" w:hAnsi="Arial" w:cs="Arial"/>
          <w:lang w:val="es-ES"/>
        </w:rPr>
        <w:t>the</w:t>
      </w:r>
      <w:proofErr w:type="spellEnd"/>
      <w:r w:rsidRPr="00197281">
        <w:rPr>
          <w:rFonts w:ascii="Arial" w:hAnsi="Arial" w:cs="Arial"/>
          <w:lang w:val="es-ES"/>
        </w:rPr>
        <w:t xml:space="preserve"> </w:t>
      </w:r>
      <w:proofErr w:type="spellStart"/>
      <w:r w:rsidRPr="00197281">
        <w:rPr>
          <w:rFonts w:ascii="Arial" w:hAnsi="Arial" w:cs="Arial"/>
          <w:lang w:val="es-ES"/>
        </w:rPr>
        <w:t>project</w:t>
      </w:r>
      <w:proofErr w:type="spellEnd"/>
      <w:r w:rsidRPr="00197281">
        <w:rPr>
          <w:rFonts w:ascii="Arial" w:hAnsi="Arial" w:cs="Arial"/>
          <w:lang w:val="es-ES"/>
        </w:rPr>
        <w:t xml:space="preserve"> ‘Estudio de los efectos de la emoción sobre la cogn</w:t>
      </w:r>
      <w:r>
        <w:rPr>
          <w:rFonts w:ascii="Arial" w:hAnsi="Arial" w:cs="Arial"/>
          <w:lang w:val="es-ES"/>
        </w:rPr>
        <w:t>ición humana’</w:t>
      </w:r>
      <w:r w:rsidR="00E52187">
        <w:rPr>
          <w:rFonts w:ascii="Arial" w:hAnsi="Arial" w:cs="Arial"/>
          <w:lang w:val="es-ES"/>
        </w:rPr>
        <w:t xml:space="preserve">. </w:t>
      </w:r>
    </w:p>
    <w:p w14:paraId="5F524F01" w14:textId="4B593AA4" w:rsidR="00354A5C" w:rsidRPr="00197281" w:rsidDel="00354CE5" w:rsidRDefault="00354A5C" w:rsidP="00E52187">
      <w:pPr>
        <w:ind w:firstLine="360"/>
        <w:jc w:val="both"/>
        <w:rPr>
          <w:del w:id="332" w:author="Peris Yague, Alba" w:date="2021-05-05T17:15:00Z"/>
          <w:rFonts w:ascii="Arial" w:hAnsi="Arial" w:cs="Arial"/>
          <w:b/>
          <w:bCs/>
          <w:u w:val="single"/>
          <w:lang w:val="es-ES"/>
        </w:rPr>
      </w:pPr>
      <w:del w:id="333" w:author="Peris Yague, Alba" w:date="2021-05-05T17:15:00Z">
        <w:r w:rsidRPr="00197281" w:rsidDel="00354CE5">
          <w:rPr>
            <w:rFonts w:ascii="Arial" w:hAnsi="Arial" w:cs="Arial"/>
            <w:b/>
            <w:bCs/>
            <w:u w:val="single"/>
            <w:lang w:val="es-ES"/>
          </w:rPr>
          <w:delText>CODE AVAILABILITY</w:delText>
        </w:r>
      </w:del>
    </w:p>
    <w:p w14:paraId="10E7C74B" w14:textId="532BCFE8" w:rsidR="00354A5C" w:rsidRPr="00197281" w:rsidDel="00354CE5" w:rsidRDefault="00354A5C" w:rsidP="00E52187">
      <w:pPr>
        <w:rPr>
          <w:del w:id="334" w:author="Peris Yague, Alba" w:date="2021-05-05T17:15:00Z"/>
          <w:rFonts w:ascii="Arial" w:hAnsi="Arial" w:cs="Arial"/>
          <w:lang w:val="es-ES"/>
        </w:rPr>
      </w:pPr>
      <w:del w:id="335" w:author="Peris Yague, Alba" w:date="2021-05-05T17:15:00Z">
        <w:r w:rsidRPr="00197281" w:rsidDel="00354CE5">
          <w:rPr>
            <w:rFonts w:ascii="Arial" w:hAnsi="Arial" w:cs="Arial"/>
            <w:lang w:val="es-ES"/>
          </w:rPr>
          <w:delText xml:space="preserve">Raw data, analysis pipelines, statistical results and figures can be found here: </w:delText>
        </w:r>
      </w:del>
      <w:del w:id="336" w:author="Peris Yague, Alba" w:date="2021-05-05T17:14:00Z">
        <w:r w:rsidR="005C6832" w:rsidDel="00354CE5">
          <w:fldChar w:fldCharType="begin"/>
        </w:r>
        <w:r w:rsidR="005C6832" w:rsidRPr="00E52187" w:rsidDel="00354CE5">
          <w:delInstrText xml:space="preserve"> HYPERLINK "https://github.com/TheStrangeLab/Odd_SOA_CRP" </w:delInstrText>
        </w:r>
        <w:r w:rsidR="005C6832" w:rsidDel="00354CE5">
          <w:fldChar w:fldCharType="separate"/>
        </w:r>
        <w:r w:rsidRPr="00197281" w:rsidDel="00354CE5">
          <w:rPr>
            <w:rStyle w:val="Hyperlink"/>
            <w:rFonts w:ascii="Arial" w:hAnsi="Arial" w:cs="Arial"/>
            <w:lang w:val="es-ES"/>
          </w:rPr>
          <w:delText>https://github.com/TheStrangeLab/Odd_SOA_CRP</w:delText>
        </w:r>
        <w:r w:rsidR="005C6832" w:rsidDel="00354CE5">
          <w:rPr>
            <w:rStyle w:val="Hyperlink"/>
            <w:rFonts w:ascii="Arial" w:hAnsi="Arial" w:cs="Arial"/>
            <w:lang w:val="en-US"/>
          </w:rPr>
          <w:fldChar w:fldCharType="end"/>
        </w:r>
      </w:del>
    </w:p>
    <w:p w14:paraId="26DD0A77" w14:textId="1C146228" w:rsidR="00961AB0" w:rsidRPr="00197281" w:rsidRDefault="00961AB0" w:rsidP="00E52187">
      <w:pPr>
        <w:ind w:firstLine="360"/>
        <w:jc w:val="both"/>
        <w:rPr>
          <w:rFonts w:ascii="Arial" w:hAnsi="Arial" w:cs="Arial"/>
          <w:lang w:val="es-ES"/>
        </w:rPr>
      </w:pPr>
    </w:p>
    <w:p w14:paraId="7F79BFD9" w14:textId="5FCE6A6D" w:rsidR="00354CE5" w:rsidRDefault="00354CE5" w:rsidP="00354CE5">
      <w:pPr>
        <w:pStyle w:val="Heading1"/>
        <w:rPr>
          <w:ins w:id="337" w:author="Peris Yague, Alba" w:date="2021-05-05T17:16:00Z"/>
          <w:rFonts w:ascii="Arial" w:hAnsi="Arial" w:cs="Arial"/>
          <w:b/>
          <w:bCs/>
          <w:color w:val="auto"/>
          <w:lang w:val="en-US"/>
        </w:rPr>
      </w:pPr>
      <w:ins w:id="338" w:author="Peris Yague, Alba" w:date="2021-05-05T17:16:00Z">
        <w:r>
          <w:rPr>
            <w:rFonts w:ascii="Arial" w:hAnsi="Arial" w:cs="Arial"/>
            <w:b/>
            <w:bCs/>
            <w:color w:val="auto"/>
            <w:lang w:val="en-US"/>
          </w:rPr>
          <w:t>REFERENCES</w:t>
        </w:r>
      </w:ins>
    </w:p>
    <w:p w14:paraId="0CD5C692" w14:textId="77777777" w:rsidR="00354CE5" w:rsidRPr="00354CE5" w:rsidRDefault="00354CE5">
      <w:pPr>
        <w:rPr>
          <w:ins w:id="339" w:author="Peris Yague, Alba" w:date="2021-05-05T17:16:00Z"/>
          <w:lang w:val="en-US"/>
          <w:rPrChange w:id="340" w:author="Peris Yague, Alba" w:date="2021-05-05T17:16:00Z">
            <w:rPr>
              <w:ins w:id="341" w:author="Peris Yague, Alba" w:date="2021-05-05T17:16:00Z"/>
              <w:rFonts w:ascii="Arial" w:hAnsi="Arial" w:cs="Arial"/>
              <w:b/>
              <w:bCs/>
              <w:color w:val="auto"/>
              <w:lang w:val="en-US"/>
            </w:rPr>
          </w:rPrChange>
        </w:rPr>
        <w:pPrChange w:id="342" w:author="Peris Yague, Alba" w:date="2021-05-05T17:16:00Z">
          <w:pPr>
            <w:pStyle w:val="Heading1"/>
          </w:pPr>
        </w:pPrChange>
      </w:pPr>
    </w:p>
    <w:p w14:paraId="090AEB41" w14:textId="64F0A869" w:rsidR="004A1E47" w:rsidRPr="00DB644B" w:rsidDel="00354CE5" w:rsidRDefault="004A1E47" w:rsidP="004A1E47">
      <w:pPr>
        <w:spacing w:line="480" w:lineRule="auto"/>
        <w:jc w:val="both"/>
        <w:rPr>
          <w:del w:id="343" w:author="Peris Yague, Alba" w:date="2021-05-05T17:16:00Z"/>
          <w:rFonts w:ascii="Arial" w:hAnsi="Arial" w:cs="Arial"/>
          <w:color w:val="000000" w:themeColor="text1"/>
          <w:lang w:val="en-US"/>
        </w:rPr>
      </w:pPr>
      <w:del w:id="344" w:author="Peris Yague, Alba" w:date="2021-05-05T17:16:00Z">
        <w:r w:rsidRPr="00DB644B" w:rsidDel="00354CE5">
          <w:rPr>
            <w:rFonts w:ascii="Arial" w:hAnsi="Arial" w:cs="Arial"/>
            <w:b/>
            <w:bCs/>
            <w:color w:val="000000" w:themeColor="text1"/>
            <w:u w:val="single"/>
            <w:lang w:val="en-US"/>
          </w:rPr>
          <w:delText>REFERENCES</w:delText>
        </w:r>
      </w:del>
    </w:p>
    <w:p w14:paraId="6B9C9A7D" w14:textId="1B39CEF7" w:rsidR="007B0768" w:rsidRPr="007B0768" w:rsidRDefault="004A1E47" w:rsidP="007B0768">
      <w:pPr>
        <w:widowControl w:val="0"/>
        <w:autoSpaceDE w:val="0"/>
        <w:autoSpaceDN w:val="0"/>
        <w:adjustRightInd w:val="0"/>
        <w:ind w:left="480" w:hanging="480"/>
        <w:rPr>
          <w:rFonts w:ascii="Arial" w:hAnsi="Arial" w:cs="Arial"/>
          <w:noProof/>
          <w:lang w:val="en-GB"/>
        </w:rPr>
      </w:pPr>
      <w:r w:rsidRPr="00DB644B">
        <w:rPr>
          <w:rFonts w:ascii="Arial" w:hAnsi="Arial" w:cs="Arial"/>
        </w:rPr>
        <w:fldChar w:fldCharType="begin" w:fldLock="1"/>
      </w:r>
      <w:r w:rsidRPr="00DB644B">
        <w:rPr>
          <w:rFonts w:ascii="Arial" w:hAnsi="Arial" w:cs="Arial"/>
        </w:rPr>
        <w:instrText xml:space="preserve">ADDIN Mendeley Bibliography CSL_BIBLIOGRAPHY </w:instrText>
      </w:r>
      <w:r w:rsidRPr="00DB644B">
        <w:rPr>
          <w:rFonts w:ascii="Arial" w:hAnsi="Arial" w:cs="Arial"/>
        </w:rPr>
        <w:fldChar w:fldCharType="separate"/>
      </w:r>
      <w:r w:rsidR="007B0768" w:rsidRPr="007B0768">
        <w:rPr>
          <w:rFonts w:ascii="Arial" w:hAnsi="Arial" w:cs="Arial"/>
          <w:noProof/>
          <w:lang w:val="en-GB"/>
        </w:rPr>
        <w:t xml:space="preserve">Angelini, R., Capozzoli, F., Lepore, P., Grossi, D., &amp; Orsini, A. (1994). “Experimental amnesia” induced by emotional items. </w:t>
      </w:r>
      <w:r w:rsidR="007B0768" w:rsidRPr="007B0768">
        <w:rPr>
          <w:rFonts w:ascii="Arial" w:hAnsi="Arial" w:cs="Arial"/>
          <w:i/>
          <w:iCs/>
          <w:noProof/>
          <w:lang w:val="en-GB"/>
        </w:rPr>
        <w:t>Perceptual and Motor Skills</w:t>
      </w:r>
      <w:r w:rsidR="007B0768" w:rsidRPr="007B0768">
        <w:rPr>
          <w:rFonts w:ascii="Arial" w:hAnsi="Arial" w:cs="Arial"/>
          <w:noProof/>
          <w:lang w:val="en-GB"/>
        </w:rPr>
        <w:t xml:space="preserve">, </w:t>
      </w:r>
      <w:r w:rsidR="007B0768" w:rsidRPr="007B0768">
        <w:rPr>
          <w:rFonts w:ascii="Arial" w:hAnsi="Arial" w:cs="Arial"/>
          <w:i/>
          <w:iCs/>
          <w:noProof/>
          <w:lang w:val="en-GB"/>
        </w:rPr>
        <w:t>78</w:t>
      </w:r>
      <w:r w:rsidR="007B0768" w:rsidRPr="007B0768">
        <w:rPr>
          <w:rFonts w:ascii="Arial" w:hAnsi="Arial" w:cs="Arial"/>
          <w:noProof/>
          <w:lang w:val="en-GB"/>
        </w:rPr>
        <w:t>(1), 19–28. https://doi.org/10.2466/pms.1994.78.1.19</w:t>
      </w:r>
    </w:p>
    <w:p w14:paraId="71DFAB49" w14:textId="77777777" w:rsidR="007B0768" w:rsidRPr="007B0768" w:rsidRDefault="007B0768" w:rsidP="007B0768">
      <w:pPr>
        <w:widowControl w:val="0"/>
        <w:autoSpaceDE w:val="0"/>
        <w:autoSpaceDN w:val="0"/>
        <w:adjustRightInd w:val="0"/>
        <w:ind w:left="480" w:hanging="480"/>
        <w:rPr>
          <w:rFonts w:ascii="Arial" w:hAnsi="Arial" w:cs="Arial"/>
          <w:noProof/>
          <w:lang w:val="en-GB"/>
        </w:rPr>
      </w:pPr>
      <w:r w:rsidRPr="007B0768">
        <w:rPr>
          <w:rFonts w:ascii="Arial" w:hAnsi="Arial" w:cs="Arial"/>
          <w:noProof/>
          <w:lang w:val="en-GB"/>
        </w:rPr>
        <w:t xml:space="preserve">Brewin, C. R., &amp; Holmes, E. A. (2003). Psychological theories of posttraumatic stress disorder. </w:t>
      </w:r>
      <w:r w:rsidRPr="007B0768">
        <w:rPr>
          <w:rFonts w:ascii="Arial" w:hAnsi="Arial" w:cs="Arial"/>
          <w:i/>
          <w:iCs/>
          <w:noProof/>
          <w:lang w:val="en-GB"/>
        </w:rPr>
        <w:t>Clinical Psychology Review</w:t>
      </w:r>
      <w:r w:rsidRPr="007B0768">
        <w:rPr>
          <w:rFonts w:ascii="Arial" w:hAnsi="Arial" w:cs="Arial"/>
          <w:noProof/>
          <w:lang w:val="en-GB"/>
        </w:rPr>
        <w:t xml:space="preserve">, </w:t>
      </w:r>
      <w:r w:rsidRPr="007B0768">
        <w:rPr>
          <w:rFonts w:ascii="Arial" w:hAnsi="Arial" w:cs="Arial"/>
          <w:i/>
          <w:iCs/>
          <w:noProof/>
          <w:lang w:val="en-GB"/>
        </w:rPr>
        <w:t>23</w:t>
      </w:r>
      <w:r w:rsidRPr="007B0768">
        <w:rPr>
          <w:rFonts w:ascii="Arial" w:hAnsi="Arial" w:cs="Arial"/>
          <w:noProof/>
          <w:lang w:val="en-GB"/>
        </w:rPr>
        <w:t>(3), 339–376. https://doi.org/10.1016/S0272-7358(03)00033-3</w:t>
      </w:r>
    </w:p>
    <w:p w14:paraId="2CBB15B8" w14:textId="77777777" w:rsidR="007B0768" w:rsidRPr="007B0768" w:rsidRDefault="007B0768" w:rsidP="007B0768">
      <w:pPr>
        <w:widowControl w:val="0"/>
        <w:autoSpaceDE w:val="0"/>
        <w:autoSpaceDN w:val="0"/>
        <w:adjustRightInd w:val="0"/>
        <w:ind w:left="480" w:hanging="480"/>
        <w:rPr>
          <w:rFonts w:ascii="Arial" w:hAnsi="Arial" w:cs="Arial"/>
          <w:noProof/>
          <w:lang w:val="en-GB"/>
        </w:rPr>
      </w:pPr>
      <w:r w:rsidRPr="007B0768">
        <w:rPr>
          <w:rFonts w:ascii="Arial" w:hAnsi="Arial" w:cs="Arial"/>
          <w:noProof/>
          <w:lang w:val="en-GB"/>
        </w:rPr>
        <w:t xml:space="preserve">Detterman, D. K. (1976). The retrieval hypothesis as an explanation of induced retrograde amnesia. </w:t>
      </w:r>
      <w:r w:rsidRPr="007B0768">
        <w:rPr>
          <w:rFonts w:ascii="Arial" w:hAnsi="Arial" w:cs="Arial"/>
          <w:i/>
          <w:iCs/>
          <w:noProof/>
          <w:lang w:val="en-GB"/>
        </w:rPr>
        <w:t>The Quarterly Journal of Experimental Psychology</w:t>
      </w:r>
      <w:r w:rsidRPr="007B0768">
        <w:rPr>
          <w:rFonts w:ascii="Arial" w:hAnsi="Arial" w:cs="Arial"/>
          <w:noProof/>
          <w:lang w:val="en-GB"/>
        </w:rPr>
        <w:t xml:space="preserve">, </w:t>
      </w:r>
      <w:r w:rsidRPr="007B0768">
        <w:rPr>
          <w:rFonts w:ascii="Arial" w:hAnsi="Arial" w:cs="Arial"/>
          <w:i/>
          <w:iCs/>
          <w:noProof/>
          <w:lang w:val="en-GB"/>
        </w:rPr>
        <w:t>28</w:t>
      </w:r>
      <w:r w:rsidRPr="007B0768">
        <w:rPr>
          <w:rFonts w:ascii="Arial" w:hAnsi="Arial" w:cs="Arial"/>
          <w:noProof/>
          <w:lang w:val="en-GB"/>
        </w:rPr>
        <w:t>(4), 623–632. https://doi.org/10.1080/14640747608400588</w:t>
      </w:r>
    </w:p>
    <w:p w14:paraId="203CF39C" w14:textId="77777777" w:rsidR="007B0768" w:rsidRPr="007B0768" w:rsidRDefault="007B0768" w:rsidP="007B0768">
      <w:pPr>
        <w:widowControl w:val="0"/>
        <w:autoSpaceDE w:val="0"/>
        <w:autoSpaceDN w:val="0"/>
        <w:adjustRightInd w:val="0"/>
        <w:ind w:left="480" w:hanging="480"/>
        <w:rPr>
          <w:rFonts w:ascii="Arial" w:hAnsi="Arial" w:cs="Arial"/>
          <w:noProof/>
          <w:lang w:val="en-GB"/>
        </w:rPr>
      </w:pPr>
      <w:r w:rsidRPr="007B0768">
        <w:rPr>
          <w:rFonts w:ascii="Arial" w:hAnsi="Arial" w:cs="Arial"/>
          <w:noProof/>
          <w:lang w:val="en-GB"/>
        </w:rPr>
        <w:t xml:space="preserve">Elhalal, A., Davelaar, E. J., &amp; Usher, M. (2014). The role of the frontal cortex in memory: An investigation of the Von Restorff effect. </w:t>
      </w:r>
      <w:r w:rsidRPr="007B0768">
        <w:rPr>
          <w:rFonts w:ascii="Arial" w:hAnsi="Arial" w:cs="Arial"/>
          <w:i/>
          <w:iCs/>
          <w:noProof/>
          <w:lang w:val="en-GB"/>
        </w:rPr>
        <w:t>Frontiers in Human Neuroscience</w:t>
      </w:r>
      <w:r w:rsidRPr="007B0768">
        <w:rPr>
          <w:rFonts w:ascii="Arial" w:hAnsi="Arial" w:cs="Arial"/>
          <w:noProof/>
          <w:lang w:val="en-GB"/>
        </w:rPr>
        <w:t xml:space="preserve">, </w:t>
      </w:r>
      <w:r w:rsidRPr="007B0768">
        <w:rPr>
          <w:rFonts w:ascii="Arial" w:hAnsi="Arial" w:cs="Arial"/>
          <w:i/>
          <w:iCs/>
          <w:noProof/>
          <w:lang w:val="en-GB"/>
        </w:rPr>
        <w:t>8</w:t>
      </w:r>
      <w:r w:rsidRPr="007B0768">
        <w:rPr>
          <w:rFonts w:ascii="Arial" w:hAnsi="Arial" w:cs="Arial"/>
          <w:noProof/>
          <w:lang w:val="en-GB"/>
        </w:rPr>
        <w:t>(JUNE), 1–20. https://doi.org/10.3389/fnhum.2014.00410</w:t>
      </w:r>
    </w:p>
    <w:p w14:paraId="5D5A7140" w14:textId="77777777" w:rsidR="007B0768" w:rsidRPr="007B0768" w:rsidRDefault="007B0768" w:rsidP="007B0768">
      <w:pPr>
        <w:widowControl w:val="0"/>
        <w:autoSpaceDE w:val="0"/>
        <w:autoSpaceDN w:val="0"/>
        <w:adjustRightInd w:val="0"/>
        <w:ind w:left="480" w:hanging="480"/>
        <w:rPr>
          <w:rFonts w:ascii="Arial" w:hAnsi="Arial" w:cs="Arial"/>
          <w:noProof/>
          <w:lang w:val="en-GB"/>
        </w:rPr>
      </w:pPr>
      <w:r w:rsidRPr="007B0768">
        <w:rPr>
          <w:rFonts w:ascii="Arial" w:hAnsi="Arial" w:cs="Arial"/>
          <w:noProof/>
          <w:lang w:val="en-GB"/>
        </w:rPr>
        <w:t xml:space="preserve">Erdfelder, E., FAul, F., Buchner, A., &amp; Lang, A. G. (2009). Statistical power analyses using G*Power 3.1: Tests for correlation and regression analyses. </w:t>
      </w:r>
      <w:r w:rsidRPr="007B0768">
        <w:rPr>
          <w:rFonts w:ascii="Arial" w:hAnsi="Arial" w:cs="Arial"/>
          <w:i/>
          <w:iCs/>
          <w:noProof/>
          <w:lang w:val="en-GB"/>
        </w:rPr>
        <w:t>Behavior Research Methods</w:t>
      </w:r>
      <w:r w:rsidRPr="007B0768">
        <w:rPr>
          <w:rFonts w:ascii="Arial" w:hAnsi="Arial" w:cs="Arial"/>
          <w:noProof/>
          <w:lang w:val="en-GB"/>
        </w:rPr>
        <w:t xml:space="preserve">, </w:t>
      </w:r>
      <w:r w:rsidRPr="007B0768">
        <w:rPr>
          <w:rFonts w:ascii="Arial" w:hAnsi="Arial" w:cs="Arial"/>
          <w:i/>
          <w:iCs/>
          <w:noProof/>
          <w:lang w:val="en-GB"/>
        </w:rPr>
        <w:t>41</w:t>
      </w:r>
      <w:r w:rsidRPr="007B0768">
        <w:rPr>
          <w:rFonts w:ascii="Arial" w:hAnsi="Arial" w:cs="Arial"/>
          <w:noProof/>
          <w:lang w:val="en-GB"/>
        </w:rPr>
        <w:t>(4), 1149–1160. https://doi.org/10.3758/BRM.41.4.1149</w:t>
      </w:r>
    </w:p>
    <w:p w14:paraId="71B78C53" w14:textId="77777777" w:rsidR="007B0768" w:rsidRPr="007B0768" w:rsidRDefault="007B0768" w:rsidP="007B0768">
      <w:pPr>
        <w:widowControl w:val="0"/>
        <w:autoSpaceDE w:val="0"/>
        <w:autoSpaceDN w:val="0"/>
        <w:adjustRightInd w:val="0"/>
        <w:ind w:left="480" w:hanging="480"/>
        <w:rPr>
          <w:rFonts w:ascii="Arial" w:hAnsi="Arial" w:cs="Arial"/>
          <w:noProof/>
          <w:lang w:val="en-GB"/>
        </w:rPr>
      </w:pPr>
      <w:r w:rsidRPr="007B0768">
        <w:rPr>
          <w:rFonts w:ascii="Arial" w:hAnsi="Arial" w:cs="Arial"/>
          <w:noProof/>
          <w:lang w:val="en-GB"/>
        </w:rPr>
        <w:t xml:space="preserve">Faul, F., Erdfelder, E., Lang, A. G., &amp; Buchner, A. (2007). G*Power 3: A flexible statistical power analysis program for the social, behavioral, and biomedical sciences. </w:t>
      </w:r>
      <w:r w:rsidRPr="007B0768">
        <w:rPr>
          <w:rFonts w:ascii="Arial" w:hAnsi="Arial" w:cs="Arial"/>
          <w:i/>
          <w:iCs/>
          <w:noProof/>
          <w:lang w:val="en-GB"/>
        </w:rPr>
        <w:t>Behavior Research Methods</w:t>
      </w:r>
      <w:r w:rsidRPr="007B0768">
        <w:rPr>
          <w:rFonts w:ascii="Arial" w:hAnsi="Arial" w:cs="Arial"/>
          <w:noProof/>
          <w:lang w:val="en-GB"/>
        </w:rPr>
        <w:t xml:space="preserve">, </w:t>
      </w:r>
      <w:r w:rsidRPr="007B0768">
        <w:rPr>
          <w:rFonts w:ascii="Arial" w:hAnsi="Arial" w:cs="Arial"/>
          <w:i/>
          <w:iCs/>
          <w:noProof/>
          <w:lang w:val="en-GB"/>
        </w:rPr>
        <w:t>39</w:t>
      </w:r>
      <w:r w:rsidRPr="007B0768">
        <w:rPr>
          <w:rFonts w:ascii="Arial" w:hAnsi="Arial" w:cs="Arial"/>
          <w:noProof/>
          <w:lang w:val="en-GB"/>
        </w:rPr>
        <w:t>(2), 175–191. https://doi.org/10.3758/BF03193146</w:t>
      </w:r>
    </w:p>
    <w:p w14:paraId="298F3175" w14:textId="77777777" w:rsidR="007B0768" w:rsidRPr="007B0768" w:rsidRDefault="007B0768" w:rsidP="007B0768">
      <w:pPr>
        <w:widowControl w:val="0"/>
        <w:autoSpaceDE w:val="0"/>
        <w:autoSpaceDN w:val="0"/>
        <w:adjustRightInd w:val="0"/>
        <w:ind w:left="480" w:hanging="480"/>
        <w:rPr>
          <w:rFonts w:ascii="Arial" w:hAnsi="Arial" w:cs="Arial"/>
          <w:noProof/>
          <w:lang w:val="en-GB"/>
        </w:rPr>
      </w:pPr>
      <w:r w:rsidRPr="007B0768">
        <w:rPr>
          <w:rFonts w:ascii="Arial" w:hAnsi="Arial" w:cs="Arial"/>
          <w:noProof/>
          <w:lang w:val="en-GB"/>
        </w:rPr>
        <w:t xml:space="preserve">Folkerts, S., Rutishauser, U., &amp; Howard, M. W. (2018). Human episodic memory retrieval is accompanied by a neural contiguity effect. </w:t>
      </w:r>
      <w:r w:rsidRPr="007B0768">
        <w:rPr>
          <w:rFonts w:ascii="Arial" w:hAnsi="Arial" w:cs="Arial"/>
          <w:i/>
          <w:iCs/>
          <w:noProof/>
          <w:lang w:val="en-GB"/>
        </w:rPr>
        <w:t>Journal of Neuroscience</w:t>
      </w:r>
      <w:r w:rsidRPr="007B0768">
        <w:rPr>
          <w:rFonts w:ascii="Arial" w:hAnsi="Arial" w:cs="Arial"/>
          <w:noProof/>
          <w:lang w:val="en-GB"/>
        </w:rPr>
        <w:t xml:space="preserve">, </w:t>
      </w:r>
      <w:r w:rsidRPr="007B0768">
        <w:rPr>
          <w:rFonts w:ascii="Arial" w:hAnsi="Arial" w:cs="Arial"/>
          <w:i/>
          <w:iCs/>
          <w:noProof/>
          <w:lang w:val="en-GB"/>
        </w:rPr>
        <w:t>38</w:t>
      </w:r>
      <w:r w:rsidRPr="007B0768">
        <w:rPr>
          <w:rFonts w:ascii="Arial" w:hAnsi="Arial" w:cs="Arial"/>
          <w:noProof/>
          <w:lang w:val="en-GB"/>
        </w:rPr>
        <w:t>(17), 4200–4211. https://doi.org/10.1523/JNEUROSCI.2312-17.2018</w:t>
      </w:r>
    </w:p>
    <w:p w14:paraId="75691F28" w14:textId="77777777" w:rsidR="007B0768" w:rsidRPr="007B0768" w:rsidRDefault="007B0768" w:rsidP="007B0768">
      <w:pPr>
        <w:widowControl w:val="0"/>
        <w:autoSpaceDE w:val="0"/>
        <w:autoSpaceDN w:val="0"/>
        <w:adjustRightInd w:val="0"/>
        <w:ind w:left="480" w:hanging="480"/>
        <w:rPr>
          <w:rFonts w:ascii="Arial" w:hAnsi="Arial" w:cs="Arial"/>
          <w:noProof/>
          <w:lang w:val="en-GB"/>
        </w:rPr>
      </w:pPr>
      <w:r w:rsidRPr="007B0768">
        <w:rPr>
          <w:rFonts w:ascii="Arial" w:hAnsi="Arial" w:cs="Arial"/>
          <w:noProof/>
          <w:lang w:val="en-GB"/>
        </w:rPr>
        <w:lastRenderedPageBreak/>
        <w:t xml:space="preserve">Healey, M. K., Long, N. M., &amp; Kahana, M. J. (2019). Contiguity in episodic memory. </w:t>
      </w:r>
      <w:r w:rsidRPr="007B0768">
        <w:rPr>
          <w:rFonts w:ascii="Arial" w:hAnsi="Arial" w:cs="Arial"/>
          <w:i/>
          <w:iCs/>
          <w:noProof/>
          <w:lang w:val="en-GB"/>
        </w:rPr>
        <w:t>Psychonomic Bulletin and Review</w:t>
      </w:r>
      <w:r w:rsidRPr="007B0768">
        <w:rPr>
          <w:rFonts w:ascii="Arial" w:hAnsi="Arial" w:cs="Arial"/>
          <w:noProof/>
          <w:lang w:val="en-GB"/>
        </w:rPr>
        <w:t>, 699–720. https://doi.org/10.3758/s13423-018-1537-3</w:t>
      </w:r>
    </w:p>
    <w:p w14:paraId="5CDD3093" w14:textId="77777777" w:rsidR="007B0768" w:rsidRPr="007B0768" w:rsidRDefault="007B0768" w:rsidP="007B0768">
      <w:pPr>
        <w:widowControl w:val="0"/>
        <w:autoSpaceDE w:val="0"/>
        <w:autoSpaceDN w:val="0"/>
        <w:adjustRightInd w:val="0"/>
        <w:ind w:left="480" w:hanging="480"/>
        <w:rPr>
          <w:rFonts w:ascii="Arial" w:hAnsi="Arial" w:cs="Arial"/>
          <w:noProof/>
          <w:lang w:val="en-GB"/>
        </w:rPr>
      </w:pPr>
      <w:r w:rsidRPr="007B0768">
        <w:rPr>
          <w:rFonts w:ascii="Arial" w:hAnsi="Arial" w:cs="Arial"/>
          <w:noProof/>
          <w:lang w:val="en-GB"/>
        </w:rPr>
        <w:t xml:space="preserve">Howard, M. W., &amp; Kahana, M. J. (1999). Contextual Variability and Serial Position Effects in Free Recall. </w:t>
      </w:r>
      <w:r w:rsidRPr="007B0768">
        <w:rPr>
          <w:rFonts w:ascii="Arial" w:hAnsi="Arial" w:cs="Arial"/>
          <w:i/>
          <w:iCs/>
          <w:noProof/>
          <w:lang w:val="en-GB"/>
        </w:rPr>
        <w:t>Journal of Experimental Psychology: Learning Memory and Cognition</w:t>
      </w:r>
      <w:r w:rsidRPr="007B0768">
        <w:rPr>
          <w:rFonts w:ascii="Arial" w:hAnsi="Arial" w:cs="Arial"/>
          <w:noProof/>
          <w:lang w:val="en-GB"/>
        </w:rPr>
        <w:t xml:space="preserve">, </w:t>
      </w:r>
      <w:r w:rsidRPr="007B0768">
        <w:rPr>
          <w:rFonts w:ascii="Arial" w:hAnsi="Arial" w:cs="Arial"/>
          <w:i/>
          <w:iCs/>
          <w:noProof/>
          <w:lang w:val="en-GB"/>
        </w:rPr>
        <w:t>25</w:t>
      </w:r>
      <w:r w:rsidRPr="007B0768">
        <w:rPr>
          <w:rFonts w:ascii="Arial" w:hAnsi="Arial" w:cs="Arial"/>
          <w:noProof/>
          <w:lang w:val="en-GB"/>
        </w:rPr>
        <w:t>(4), 923–941. https://doi.org/10.1037/0278-7393.25.4.923</w:t>
      </w:r>
    </w:p>
    <w:p w14:paraId="2C9D58BC" w14:textId="77777777" w:rsidR="007B0768" w:rsidRPr="007B0768" w:rsidRDefault="007B0768" w:rsidP="007B0768">
      <w:pPr>
        <w:widowControl w:val="0"/>
        <w:autoSpaceDE w:val="0"/>
        <w:autoSpaceDN w:val="0"/>
        <w:adjustRightInd w:val="0"/>
        <w:ind w:left="480" w:hanging="480"/>
        <w:rPr>
          <w:rFonts w:ascii="Arial" w:hAnsi="Arial" w:cs="Arial"/>
          <w:noProof/>
          <w:lang w:val="en-GB"/>
        </w:rPr>
      </w:pPr>
      <w:r w:rsidRPr="007B0768">
        <w:rPr>
          <w:rFonts w:ascii="Arial" w:hAnsi="Arial" w:cs="Arial"/>
          <w:noProof/>
          <w:lang w:val="en-GB"/>
        </w:rPr>
        <w:t xml:space="preserve">Hurlemann, R., Hawellek, B., Matusch, A., Kolsch, H., Wollersen, H., Madea, B., … Dolan, R. J. (2005). Noradrenergic modulation of emotion-induced forgetting and remembering. </w:t>
      </w:r>
      <w:r w:rsidRPr="007B0768">
        <w:rPr>
          <w:rFonts w:ascii="Arial" w:hAnsi="Arial" w:cs="Arial"/>
          <w:i/>
          <w:iCs/>
          <w:noProof/>
          <w:lang w:val="en-GB"/>
        </w:rPr>
        <w:t>Journal of Neuroscience</w:t>
      </w:r>
      <w:r w:rsidRPr="007B0768">
        <w:rPr>
          <w:rFonts w:ascii="Arial" w:hAnsi="Arial" w:cs="Arial"/>
          <w:noProof/>
          <w:lang w:val="en-GB"/>
        </w:rPr>
        <w:t xml:space="preserve">, </w:t>
      </w:r>
      <w:r w:rsidRPr="007B0768">
        <w:rPr>
          <w:rFonts w:ascii="Arial" w:hAnsi="Arial" w:cs="Arial"/>
          <w:i/>
          <w:iCs/>
          <w:noProof/>
          <w:lang w:val="en-GB"/>
        </w:rPr>
        <w:t>25</w:t>
      </w:r>
      <w:r w:rsidRPr="007B0768">
        <w:rPr>
          <w:rFonts w:ascii="Arial" w:hAnsi="Arial" w:cs="Arial"/>
          <w:noProof/>
          <w:lang w:val="en-GB"/>
        </w:rPr>
        <w:t>(27), 6343–6349. https://doi.org/10.1523/JNEUROSCI.0228-05.2005</w:t>
      </w:r>
    </w:p>
    <w:p w14:paraId="2B61FC44" w14:textId="77777777" w:rsidR="007B0768" w:rsidRPr="007B0768" w:rsidRDefault="007B0768" w:rsidP="007B0768">
      <w:pPr>
        <w:widowControl w:val="0"/>
        <w:autoSpaceDE w:val="0"/>
        <w:autoSpaceDN w:val="0"/>
        <w:adjustRightInd w:val="0"/>
        <w:ind w:left="480" w:hanging="480"/>
        <w:rPr>
          <w:rFonts w:ascii="Arial" w:hAnsi="Arial" w:cs="Arial"/>
          <w:noProof/>
          <w:lang w:val="en-GB"/>
        </w:rPr>
      </w:pPr>
      <w:r w:rsidRPr="007B0768">
        <w:rPr>
          <w:rFonts w:ascii="Arial" w:hAnsi="Arial" w:cs="Arial"/>
          <w:noProof/>
          <w:lang w:val="en-GB"/>
        </w:rPr>
        <w:t xml:space="preserve">Kahana, M. J. (1996). Associative retrieval processes in free recall. </w:t>
      </w:r>
      <w:r w:rsidRPr="007B0768">
        <w:rPr>
          <w:rFonts w:ascii="Arial" w:hAnsi="Arial" w:cs="Arial"/>
          <w:i/>
          <w:iCs/>
          <w:noProof/>
          <w:lang w:val="en-GB"/>
        </w:rPr>
        <w:t>Memory &amp; Cognition</w:t>
      </w:r>
      <w:r w:rsidRPr="007B0768">
        <w:rPr>
          <w:rFonts w:ascii="Arial" w:hAnsi="Arial" w:cs="Arial"/>
          <w:noProof/>
          <w:lang w:val="en-GB"/>
        </w:rPr>
        <w:t xml:space="preserve">, </w:t>
      </w:r>
      <w:r w:rsidRPr="007B0768">
        <w:rPr>
          <w:rFonts w:ascii="Arial" w:hAnsi="Arial" w:cs="Arial"/>
          <w:i/>
          <w:iCs/>
          <w:noProof/>
          <w:lang w:val="en-GB"/>
        </w:rPr>
        <w:t>24</w:t>
      </w:r>
      <w:r w:rsidRPr="007B0768">
        <w:rPr>
          <w:rFonts w:ascii="Arial" w:hAnsi="Arial" w:cs="Arial"/>
          <w:noProof/>
          <w:lang w:val="en-GB"/>
        </w:rPr>
        <w:t>(1), 103–109. https://doi.org/https://doi.org/10.3758/BF03197276</w:t>
      </w:r>
    </w:p>
    <w:p w14:paraId="6917799E" w14:textId="77777777" w:rsidR="007B0768" w:rsidRPr="007B0768" w:rsidRDefault="007B0768" w:rsidP="007B0768">
      <w:pPr>
        <w:widowControl w:val="0"/>
        <w:autoSpaceDE w:val="0"/>
        <w:autoSpaceDN w:val="0"/>
        <w:adjustRightInd w:val="0"/>
        <w:ind w:left="480" w:hanging="480"/>
        <w:rPr>
          <w:rFonts w:ascii="Arial" w:hAnsi="Arial" w:cs="Arial"/>
          <w:noProof/>
          <w:lang w:val="en-GB"/>
        </w:rPr>
      </w:pPr>
      <w:r w:rsidRPr="007B0768">
        <w:rPr>
          <w:rFonts w:ascii="Arial" w:hAnsi="Arial" w:cs="Arial"/>
          <w:noProof/>
          <w:lang w:val="en-GB"/>
        </w:rPr>
        <w:t xml:space="preserve">Long, N. M., Danoff, M. S., &amp; Kahana, M. J. (2015). Recall dynamics reveal the retrieval of emotional context. </w:t>
      </w:r>
      <w:r w:rsidRPr="007B0768">
        <w:rPr>
          <w:rFonts w:ascii="Arial" w:hAnsi="Arial" w:cs="Arial"/>
          <w:i/>
          <w:iCs/>
          <w:noProof/>
          <w:lang w:val="en-GB"/>
        </w:rPr>
        <w:t>Psychonomic Bulletin and Review</w:t>
      </w:r>
      <w:r w:rsidRPr="007B0768">
        <w:rPr>
          <w:rFonts w:ascii="Arial" w:hAnsi="Arial" w:cs="Arial"/>
          <w:noProof/>
          <w:lang w:val="en-GB"/>
        </w:rPr>
        <w:t xml:space="preserve">, </w:t>
      </w:r>
      <w:r w:rsidRPr="007B0768">
        <w:rPr>
          <w:rFonts w:ascii="Arial" w:hAnsi="Arial" w:cs="Arial"/>
          <w:i/>
          <w:iCs/>
          <w:noProof/>
          <w:lang w:val="en-GB"/>
        </w:rPr>
        <w:t>22</w:t>
      </w:r>
      <w:r w:rsidRPr="007B0768">
        <w:rPr>
          <w:rFonts w:ascii="Arial" w:hAnsi="Arial" w:cs="Arial"/>
          <w:noProof/>
          <w:lang w:val="en-GB"/>
        </w:rPr>
        <w:t>(5), 1328–1333. https://doi.org/10.3758/s13423-014-0791-2</w:t>
      </w:r>
    </w:p>
    <w:p w14:paraId="44A19616" w14:textId="77777777" w:rsidR="007B0768" w:rsidRPr="007B0768" w:rsidRDefault="007B0768" w:rsidP="007B0768">
      <w:pPr>
        <w:widowControl w:val="0"/>
        <w:autoSpaceDE w:val="0"/>
        <w:autoSpaceDN w:val="0"/>
        <w:adjustRightInd w:val="0"/>
        <w:ind w:left="480" w:hanging="480"/>
        <w:rPr>
          <w:rFonts w:ascii="Arial" w:hAnsi="Arial" w:cs="Arial"/>
          <w:noProof/>
          <w:lang w:val="en-GB"/>
        </w:rPr>
      </w:pPr>
      <w:r w:rsidRPr="007B0768">
        <w:rPr>
          <w:rFonts w:ascii="Arial" w:hAnsi="Arial" w:cs="Arial"/>
          <w:noProof/>
          <w:lang w:val="en-GB"/>
        </w:rPr>
        <w:t xml:space="preserve">Manning, J. R., Polyn, S. M., Baltuch, G. H., Litt, B., &amp; Kahana, M. J. (2011). Oscillatory patterns in temporal lobe reveal context reinstatement during memory search. </w:t>
      </w:r>
      <w:r w:rsidRPr="007B0768">
        <w:rPr>
          <w:rFonts w:ascii="Arial" w:hAnsi="Arial" w:cs="Arial"/>
          <w:i/>
          <w:iCs/>
          <w:noProof/>
          <w:lang w:val="en-GB"/>
        </w:rPr>
        <w:t>Proceedings of the National Academy of Sciences of the United States of America</w:t>
      </w:r>
      <w:r w:rsidRPr="007B0768">
        <w:rPr>
          <w:rFonts w:ascii="Arial" w:hAnsi="Arial" w:cs="Arial"/>
          <w:noProof/>
          <w:lang w:val="en-GB"/>
        </w:rPr>
        <w:t xml:space="preserve">, </w:t>
      </w:r>
      <w:r w:rsidRPr="007B0768">
        <w:rPr>
          <w:rFonts w:ascii="Arial" w:hAnsi="Arial" w:cs="Arial"/>
          <w:i/>
          <w:iCs/>
          <w:noProof/>
          <w:lang w:val="en-GB"/>
        </w:rPr>
        <w:t>108</w:t>
      </w:r>
      <w:r w:rsidRPr="007B0768">
        <w:rPr>
          <w:rFonts w:ascii="Arial" w:hAnsi="Arial" w:cs="Arial"/>
          <w:noProof/>
          <w:lang w:val="en-GB"/>
        </w:rPr>
        <w:t>(31), 12893–12897. https://doi.org/10.1073/pnas.1015174108</w:t>
      </w:r>
    </w:p>
    <w:p w14:paraId="0607B538" w14:textId="77777777" w:rsidR="007B0768" w:rsidRPr="007B0768" w:rsidRDefault="007B0768" w:rsidP="007B0768">
      <w:pPr>
        <w:widowControl w:val="0"/>
        <w:autoSpaceDE w:val="0"/>
        <w:autoSpaceDN w:val="0"/>
        <w:adjustRightInd w:val="0"/>
        <w:ind w:left="480" w:hanging="480"/>
        <w:rPr>
          <w:rFonts w:ascii="Arial" w:hAnsi="Arial" w:cs="Arial"/>
          <w:noProof/>
          <w:lang w:val="en-GB"/>
        </w:rPr>
      </w:pPr>
      <w:r w:rsidRPr="007B0768">
        <w:rPr>
          <w:rFonts w:ascii="Arial" w:hAnsi="Arial" w:cs="Arial"/>
          <w:noProof/>
          <w:lang w:val="en-GB"/>
        </w:rPr>
        <w:t xml:space="preserve">Mather, M., &amp; Sutherland, M. R. (2011). Arousal-biased competition in perception and memory. </w:t>
      </w:r>
      <w:r w:rsidRPr="007B0768">
        <w:rPr>
          <w:rFonts w:ascii="Arial" w:hAnsi="Arial" w:cs="Arial"/>
          <w:i/>
          <w:iCs/>
          <w:noProof/>
          <w:lang w:val="en-GB"/>
        </w:rPr>
        <w:t>Perspectives on Psychological Science</w:t>
      </w:r>
      <w:r w:rsidRPr="007B0768">
        <w:rPr>
          <w:rFonts w:ascii="Arial" w:hAnsi="Arial" w:cs="Arial"/>
          <w:noProof/>
          <w:lang w:val="en-GB"/>
        </w:rPr>
        <w:t xml:space="preserve">, </w:t>
      </w:r>
      <w:r w:rsidRPr="007B0768">
        <w:rPr>
          <w:rFonts w:ascii="Arial" w:hAnsi="Arial" w:cs="Arial"/>
          <w:i/>
          <w:iCs/>
          <w:noProof/>
          <w:lang w:val="en-GB"/>
        </w:rPr>
        <w:t>6</w:t>
      </w:r>
      <w:r w:rsidRPr="007B0768">
        <w:rPr>
          <w:rFonts w:ascii="Arial" w:hAnsi="Arial" w:cs="Arial"/>
          <w:noProof/>
          <w:lang w:val="en-GB"/>
        </w:rPr>
        <w:t>(2), 114–133. https://doi.org/10.1177/1745691611400234</w:t>
      </w:r>
    </w:p>
    <w:p w14:paraId="70BFD60B" w14:textId="77777777" w:rsidR="007B0768" w:rsidRPr="007B0768" w:rsidRDefault="007B0768" w:rsidP="007B0768">
      <w:pPr>
        <w:widowControl w:val="0"/>
        <w:autoSpaceDE w:val="0"/>
        <w:autoSpaceDN w:val="0"/>
        <w:adjustRightInd w:val="0"/>
        <w:ind w:left="480" w:hanging="480"/>
        <w:rPr>
          <w:rFonts w:ascii="Arial" w:hAnsi="Arial" w:cs="Arial"/>
          <w:noProof/>
          <w:lang w:val="en-GB"/>
        </w:rPr>
      </w:pPr>
      <w:r w:rsidRPr="007B0768">
        <w:rPr>
          <w:rFonts w:ascii="Arial" w:hAnsi="Arial" w:cs="Arial"/>
          <w:noProof/>
          <w:lang w:val="en-GB"/>
        </w:rPr>
        <w:t xml:space="preserve">Phelps, E. A., Ling, S., &amp; Carrasco, M. (2006). Emotion Facilitates Perception and Potentiates the Perceptual Benefits of Attention. </w:t>
      </w:r>
      <w:r w:rsidRPr="007B0768">
        <w:rPr>
          <w:rFonts w:ascii="Arial" w:hAnsi="Arial" w:cs="Arial"/>
          <w:i/>
          <w:iCs/>
          <w:noProof/>
          <w:lang w:val="en-GB"/>
        </w:rPr>
        <w:t>Psychol Sci.</w:t>
      </w:r>
      <w:r w:rsidRPr="007B0768">
        <w:rPr>
          <w:rFonts w:ascii="Arial" w:hAnsi="Arial" w:cs="Arial"/>
          <w:noProof/>
          <w:lang w:val="en-GB"/>
        </w:rPr>
        <w:t xml:space="preserve">, </w:t>
      </w:r>
      <w:r w:rsidRPr="007B0768">
        <w:rPr>
          <w:rFonts w:ascii="Arial" w:hAnsi="Arial" w:cs="Arial"/>
          <w:i/>
          <w:iCs/>
          <w:noProof/>
          <w:lang w:val="en-GB"/>
        </w:rPr>
        <w:t>17</w:t>
      </w:r>
      <w:r w:rsidRPr="007B0768">
        <w:rPr>
          <w:rFonts w:ascii="Arial" w:hAnsi="Arial" w:cs="Arial"/>
          <w:noProof/>
          <w:lang w:val="en-GB"/>
        </w:rPr>
        <w:t>(4), 292–299. https://doi.org/10.1111/j.1467-9280.2006.01701.x</w:t>
      </w:r>
    </w:p>
    <w:p w14:paraId="0A8366C0" w14:textId="77777777" w:rsidR="007B0768" w:rsidRPr="007B0768" w:rsidRDefault="007B0768" w:rsidP="007B0768">
      <w:pPr>
        <w:widowControl w:val="0"/>
        <w:autoSpaceDE w:val="0"/>
        <w:autoSpaceDN w:val="0"/>
        <w:adjustRightInd w:val="0"/>
        <w:ind w:left="480" w:hanging="480"/>
        <w:rPr>
          <w:rFonts w:ascii="Arial" w:hAnsi="Arial" w:cs="Arial"/>
          <w:noProof/>
          <w:lang w:val="en-GB"/>
        </w:rPr>
      </w:pPr>
      <w:r w:rsidRPr="007B0768">
        <w:rPr>
          <w:rFonts w:ascii="Arial" w:hAnsi="Arial" w:cs="Arial"/>
          <w:noProof/>
          <w:lang w:val="en-GB"/>
        </w:rPr>
        <w:t xml:space="preserve">Polyn, S. M., Norman, K. A., &amp; Kahana, M. J. (2009). A Context Maintenance and Retrieval Model of Organizational Processes in Free Recall. </w:t>
      </w:r>
      <w:r w:rsidRPr="007B0768">
        <w:rPr>
          <w:rFonts w:ascii="Arial" w:hAnsi="Arial" w:cs="Arial"/>
          <w:i/>
          <w:iCs/>
          <w:noProof/>
          <w:lang w:val="en-GB"/>
        </w:rPr>
        <w:t>Psychological Review</w:t>
      </w:r>
      <w:r w:rsidRPr="007B0768">
        <w:rPr>
          <w:rFonts w:ascii="Arial" w:hAnsi="Arial" w:cs="Arial"/>
          <w:noProof/>
          <w:lang w:val="en-GB"/>
        </w:rPr>
        <w:t xml:space="preserve">, </w:t>
      </w:r>
      <w:r w:rsidRPr="007B0768">
        <w:rPr>
          <w:rFonts w:ascii="Arial" w:hAnsi="Arial" w:cs="Arial"/>
          <w:i/>
          <w:iCs/>
          <w:noProof/>
          <w:lang w:val="en-GB"/>
        </w:rPr>
        <w:t>116</w:t>
      </w:r>
      <w:r w:rsidRPr="007B0768">
        <w:rPr>
          <w:rFonts w:ascii="Arial" w:hAnsi="Arial" w:cs="Arial"/>
          <w:noProof/>
          <w:lang w:val="en-GB"/>
        </w:rPr>
        <w:t>(1), 129–156. https://doi.org/10.1037/a0014420</w:t>
      </w:r>
    </w:p>
    <w:p w14:paraId="6E0985E0" w14:textId="77777777" w:rsidR="007B0768" w:rsidRPr="007B0768" w:rsidRDefault="007B0768" w:rsidP="007B0768">
      <w:pPr>
        <w:widowControl w:val="0"/>
        <w:autoSpaceDE w:val="0"/>
        <w:autoSpaceDN w:val="0"/>
        <w:adjustRightInd w:val="0"/>
        <w:ind w:left="480" w:hanging="480"/>
        <w:rPr>
          <w:rFonts w:ascii="Arial" w:hAnsi="Arial" w:cs="Arial"/>
          <w:noProof/>
          <w:lang w:val="en-GB"/>
        </w:rPr>
      </w:pPr>
      <w:r w:rsidRPr="007B0768">
        <w:rPr>
          <w:rFonts w:ascii="Arial" w:hAnsi="Arial" w:cs="Arial"/>
          <w:noProof/>
          <w:lang w:val="en-GB"/>
        </w:rPr>
        <w:t xml:space="preserve">Raaijmakers, J. G., &amp; Shiffrin, R. M. (1980). SAM: A theory of probabilistic search of associative memory. </w:t>
      </w:r>
      <w:r w:rsidRPr="007B0768">
        <w:rPr>
          <w:rFonts w:ascii="Arial" w:hAnsi="Arial" w:cs="Arial"/>
          <w:i/>
          <w:iCs/>
          <w:noProof/>
          <w:lang w:val="en-GB"/>
        </w:rPr>
        <w:t>The Psychology of Learning and Motivation</w:t>
      </w:r>
      <w:r w:rsidRPr="007B0768">
        <w:rPr>
          <w:rFonts w:ascii="Arial" w:hAnsi="Arial" w:cs="Arial"/>
          <w:noProof/>
          <w:lang w:val="en-GB"/>
        </w:rPr>
        <w:t xml:space="preserve">, </w:t>
      </w:r>
      <w:r w:rsidRPr="007B0768">
        <w:rPr>
          <w:rFonts w:ascii="Arial" w:hAnsi="Arial" w:cs="Arial"/>
          <w:i/>
          <w:iCs/>
          <w:noProof/>
          <w:lang w:val="en-GB"/>
        </w:rPr>
        <w:t>14</w:t>
      </w:r>
      <w:r w:rsidRPr="007B0768">
        <w:rPr>
          <w:rFonts w:ascii="Arial" w:hAnsi="Arial" w:cs="Arial"/>
          <w:noProof/>
          <w:lang w:val="en-GB"/>
        </w:rPr>
        <w:t>. https://doi.org/https://doi.org/10.1016/S0079-7421(08)60162-0</w:t>
      </w:r>
    </w:p>
    <w:p w14:paraId="7E61D011" w14:textId="77777777" w:rsidR="007B0768" w:rsidRPr="007B0768" w:rsidRDefault="007B0768" w:rsidP="007B0768">
      <w:pPr>
        <w:widowControl w:val="0"/>
        <w:autoSpaceDE w:val="0"/>
        <w:autoSpaceDN w:val="0"/>
        <w:adjustRightInd w:val="0"/>
        <w:ind w:left="480" w:hanging="480"/>
        <w:rPr>
          <w:rFonts w:ascii="Arial" w:hAnsi="Arial" w:cs="Arial"/>
          <w:noProof/>
          <w:lang w:val="en-GB"/>
        </w:rPr>
      </w:pPr>
      <w:r w:rsidRPr="007B0768">
        <w:rPr>
          <w:rFonts w:ascii="Arial" w:hAnsi="Arial" w:cs="Arial"/>
          <w:noProof/>
          <w:lang w:val="en-GB"/>
        </w:rPr>
        <w:t xml:space="preserve">Richardson, M. P., Strange, B. A., &amp; Dolan, R. J. (2004). Encoding of emotional memories depends on amygdala and hippocampus and their interactions. </w:t>
      </w:r>
      <w:r w:rsidRPr="007B0768">
        <w:rPr>
          <w:rFonts w:ascii="Arial" w:hAnsi="Arial" w:cs="Arial"/>
          <w:i/>
          <w:iCs/>
          <w:noProof/>
          <w:lang w:val="en-GB"/>
        </w:rPr>
        <w:t>Nature Neuroscience</w:t>
      </w:r>
      <w:r w:rsidRPr="007B0768">
        <w:rPr>
          <w:rFonts w:ascii="Arial" w:hAnsi="Arial" w:cs="Arial"/>
          <w:noProof/>
          <w:lang w:val="en-GB"/>
        </w:rPr>
        <w:t xml:space="preserve">, </w:t>
      </w:r>
      <w:r w:rsidRPr="007B0768">
        <w:rPr>
          <w:rFonts w:ascii="Arial" w:hAnsi="Arial" w:cs="Arial"/>
          <w:i/>
          <w:iCs/>
          <w:noProof/>
          <w:lang w:val="en-GB"/>
        </w:rPr>
        <w:t>7</w:t>
      </w:r>
      <w:r w:rsidRPr="007B0768">
        <w:rPr>
          <w:rFonts w:ascii="Arial" w:hAnsi="Arial" w:cs="Arial"/>
          <w:noProof/>
          <w:lang w:val="en-GB"/>
        </w:rPr>
        <w:t>(3), 278–285. https://doi.org/10.1038/nn1190</w:t>
      </w:r>
    </w:p>
    <w:p w14:paraId="09781962" w14:textId="77777777" w:rsidR="007B0768" w:rsidRPr="007B0768" w:rsidRDefault="007B0768" w:rsidP="007B0768">
      <w:pPr>
        <w:widowControl w:val="0"/>
        <w:autoSpaceDE w:val="0"/>
        <w:autoSpaceDN w:val="0"/>
        <w:adjustRightInd w:val="0"/>
        <w:ind w:left="480" w:hanging="480"/>
        <w:rPr>
          <w:rFonts w:ascii="Arial" w:hAnsi="Arial" w:cs="Arial"/>
          <w:noProof/>
          <w:lang w:val="en-GB"/>
        </w:rPr>
      </w:pPr>
      <w:r w:rsidRPr="007B0768">
        <w:rPr>
          <w:rFonts w:ascii="Arial" w:hAnsi="Arial" w:cs="Arial"/>
          <w:noProof/>
          <w:lang w:val="en-GB"/>
        </w:rPr>
        <w:t xml:space="preserve">Schmidt, S. R., &amp; Schmidt, C. R. (2016). The emotional carryover effect in memory for words. </w:t>
      </w:r>
      <w:r w:rsidRPr="007B0768">
        <w:rPr>
          <w:rFonts w:ascii="Arial" w:hAnsi="Arial" w:cs="Arial"/>
          <w:i/>
          <w:iCs/>
          <w:noProof/>
          <w:lang w:val="en-GB"/>
        </w:rPr>
        <w:t>Memory</w:t>
      </w:r>
      <w:r w:rsidRPr="007B0768">
        <w:rPr>
          <w:rFonts w:ascii="Arial" w:hAnsi="Arial" w:cs="Arial"/>
          <w:noProof/>
          <w:lang w:val="en-GB"/>
        </w:rPr>
        <w:t xml:space="preserve">, </w:t>
      </w:r>
      <w:r w:rsidRPr="007B0768">
        <w:rPr>
          <w:rFonts w:ascii="Arial" w:hAnsi="Arial" w:cs="Arial"/>
          <w:i/>
          <w:iCs/>
          <w:noProof/>
          <w:lang w:val="en-GB"/>
        </w:rPr>
        <w:t>24</w:t>
      </w:r>
      <w:r w:rsidRPr="007B0768">
        <w:rPr>
          <w:rFonts w:ascii="Arial" w:hAnsi="Arial" w:cs="Arial"/>
          <w:noProof/>
          <w:lang w:val="en-GB"/>
        </w:rPr>
        <w:t>(7), 916–938. https://doi.org/10.1080/09658211.2015.1059859</w:t>
      </w:r>
    </w:p>
    <w:p w14:paraId="5F728C28" w14:textId="77777777" w:rsidR="007B0768" w:rsidRPr="007B0768" w:rsidRDefault="007B0768" w:rsidP="007B0768">
      <w:pPr>
        <w:widowControl w:val="0"/>
        <w:autoSpaceDE w:val="0"/>
        <w:autoSpaceDN w:val="0"/>
        <w:adjustRightInd w:val="0"/>
        <w:ind w:left="480" w:hanging="480"/>
        <w:rPr>
          <w:rFonts w:ascii="Arial" w:hAnsi="Arial" w:cs="Arial"/>
          <w:noProof/>
          <w:lang w:val="en-GB"/>
        </w:rPr>
      </w:pPr>
      <w:r w:rsidRPr="007B0768">
        <w:rPr>
          <w:rFonts w:ascii="Arial" w:hAnsi="Arial" w:cs="Arial"/>
          <w:noProof/>
          <w:lang w:val="en-GB"/>
        </w:rPr>
        <w:t xml:space="preserve">Strange, B. A., &amp; Dolan, R. J. (2004). β-Adrenergic modulation of emotional memory-evoked human amygdala and hippocampal responses. </w:t>
      </w:r>
      <w:r w:rsidRPr="007B0768">
        <w:rPr>
          <w:rFonts w:ascii="Arial" w:hAnsi="Arial" w:cs="Arial"/>
          <w:i/>
          <w:iCs/>
          <w:noProof/>
          <w:lang w:val="en-GB"/>
        </w:rPr>
        <w:t>Proceedings of the National Academy of Sciences of the United States of America</w:t>
      </w:r>
      <w:r w:rsidRPr="007B0768">
        <w:rPr>
          <w:rFonts w:ascii="Arial" w:hAnsi="Arial" w:cs="Arial"/>
          <w:noProof/>
          <w:lang w:val="en-GB"/>
        </w:rPr>
        <w:t xml:space="preserve">, </w:t>
      </w:r>
      <w:r w:rsidRPr="007B0768">
        <w:rPr>
          <w:rFonts w:ascii="Arial" w:hAnsi="Arial" w:cs="Arial"/>
          <w:i/>
          <w:iCs/>
          <w:noProof/>
          <w:lang w:val="en-GB"/>
        </w:rPr>
        <w:t>101</w:t>
      </w:r>
      <w:r w:rsidRPr="007B0768">
        <w:rPr>
          <w:rFonts w:ascii="Arial" w:hAnsi="Arial" w:cs="Arial"/>
          <w:noProof/>
          <w:lang w:val="en-GB"/>
        </w:rPr>
        <w:t>(31), 11454–11458. https://doi.org/10.1073/pnas.0404282101</w:t>
      </w:r>
    </w:p>
    <w:p w14:paraId="4877C647" w14:textId="77777777" w:rsidR="007B0768" w:rsidRPr="007B0768" w:rsidRDefault="007B0768" w:rsidP="007B0768">
      <w:pPr>
        <w:widowControl w:val="0"/>
        <w:autoSpaceDE w:val="0"/>
        <w:autoSpaceDN w:val="0"/>
        <w:adjustRightInd w:val="0"/>
        <w:ind w:left="480" w:hanging="480"/>
        <w:rPr>
          <w:rFonts w:ascii="Arial" w:hAnsi="Arial" w:cs="Arial"/>
          <w:noProof/>
          <w:lang w:val="en-GB"/>
        </w:rPr>
      </w:pPr>
      <w:r w:rsidRPr="007B0768">
        <w:rPr>
          <w:rFonts w:ascii="Arial" w:hAnsi="Arial" w:cs="Arial"/>
          <w:noProof/>
          <w:lang w:val="en-GB"/>
        </w:rPr>
        <w:t xml:space="preserve">Strange, B.A., Hurlemann, R., &amp; Dolan, R. J. (2003). An emotion-induced retrograde amnesia in humans is amygdala- and β-adrenergic-dependent. </w:t>
      </w:r>
      <w:r w:rsidRPr="007B0768">
        <w:rPr>
          <w:rFonts w:ascii="Arial" w:hAnsi="Arial" w:cs="Arial"/>
          <w:i/>
          <w:iCs/>
          <w:noProof/>
          <w:lang w:val="en-GB"/>
        </w:rPr>
        <w:t>Proceedings of the National Academy of Sciences of the United States of America</w:t>
      </w:r>
      <w:r w:rsidRPr="007B0768">
        <w:rPr>
          <w:rFonts w:ascii="Arial" w:hAnsi="Arial" w:cs="Arial"/>
          <w:noProof/>
          <w:lang w:val="en-GB"/>
        </w:rPr>
        <w:t xml:space="preserve">, </w:t>
      </w:r>
      <w:r w:rsidRPr="007B0768">
        <w:rPr>
          <w:rFonts w:ascii="Arial" w:hAnsi="Arial" w:cs="Arial"/>
          <w:i/>
          <w:iCs/>
          <w:noProof/>
          <w:lang w:val="en-GB"/>
        </w:rPr>
        <w:t>100</w:t>
      </w:r>
      <w:r w:rsidRPr="007B0768">
        <w:rPr>
          <w:rFonts w:ascii="Arial" w:hAnsi="Arial" w:cs="Arial"/>
          <w:noProof/>
          <w:lang w:val="en-GB"/>
        </w:rPr>
        <w:t>(23), 13626–13631. https://doi.org/10.1073/pnas.1635116100</w:t>
      </w:r>
    </w:p>
    <w:p w14:paraId="35FE7347" w14:textId="77777777" w:rsidR="007B0768" w:rsidRPr="007B0768" w:rsidRDefault="007B0768" w:rsidP="007B0768">
      <w:pPr>
        <w:widowControl w:val="0"/>
        <w:autoSpaceDE w:val="0"/>
        <w:autoSpaceDN w:val="0"/>
        <w:adjustRightInd w:val="0"/>
        <w:ind w:left="480" w:hanging="480"/>
        <w:rPr>
          <w:rFonts w:ascii="Arial" w:hAnsi="Arial" w:cs="Arial"/>
          <w:noProof/>
          <w:lang w:val="en-GB"/>
        </w:rPr>
      </w:pPr>
      <w:r w:rsidRPr="007B0768">
        <w:rPr>
          <w:rFonts w:ascii="Arial" w:hAnsi="Arial" w:cs="Arial"/>
          <w:noProof/>
          <w:lang w:val="en-GB"/>
        </w:rPr>
        <w:t>Strange, Bryan A, &amp; Galarza-Vallejo, A. (2016). Bidirectional synaptic plasticity can explain bidirectional retrograde effects of emotion on memory. https://doi.org/10.1017/S0140525X15001958</w:t>
      </w:r>
    </w:p>
    <w:p w14:paraId="7D992A54" w14:textId="77777777" w:rsidR="007B0768" w:rsidRPr="007B0768" w:rsidRDefault="007B0768" w:rsidP="007B0768">
      <w:pPr>
        <w:widowControl w:val="0"/>
        <w:autoSpaceDE w:val="0"/>
        <w:autoSpaceDN w:val="0"/>
        <w:adjustRightInd w:val="0"/>
        <w:ind w:left="480" w:hanging="480"/>
        <w:rPr>
          <w:rFonts w:ascii="Arial" w:hAnsi="Arial" w:cs="Arial"/>
          <w:noProof/>
          <w:lang w:val="en-GB"/>
        </w:rPr>
      </w:pPr>
      <w:r w:rsidRPr="007B0768">
        <w:rPr>
          <w:rFonts w:ascii="Arial" w:hAnsi="Arial" w:cs="Arial"/>
          <w:noProof/>
          <w:lang w:val="en-GB"/>
        </w:rPr>
        <w:t xml:space="preserve">Sutherland, M. R., &amp; Mather, M. (2012). Negative Arousal Amplifies the Effects of </w:t>
      </w:r>
      <w:r w:rsidRPr="007B0768">
        <w:rPr>
          <w:rFonts w:ascii="Arial" w:hAnsi="Arial" w:cs="Arial"/>
          <w:noProof/>
          <w:lang w:val="en-GB"/>
        </w:rPr>
        <w:lastRenderedPageBreak/>
        <w:t xml:space="preserve">Saliency in Short-Term Memory. </w:t>
      </w:r>
      <w:r w:rsidRPr="007B0768">
        <w:rPr>
          <w:rFonts w:ascii="Arial" w:hAnsi="Arial" w:cs="Arial"/>
          <w:i/>
          <w:iCs/>
          <w:noProof/>
          <w:lang w:val="en-GB"/>
        </w:rPr>
        <w:t>Emotion</w:t>
      </w:r>
      <w:r w:rsidRPr="007B0768">
        <w:rPr>
          <w:rFonts w:ascii="Arial" w:hAnsi="Arial" w:cs="Arial"/>
          <w:noProof/>
          <w:lang w:val="en-GB"/>
        </w:rPr>
        <w:t xml:space="preserve">, </w:t>
      </w:r>
      <w:r w:rsidRPr="007B0768">
        <w:rPr>
          <w:rFonts w:ascii="Arial" w:hAnsi="Arial" w:cs="Arial"/>
          <w:i/>
          <w:iCs/>
          <w:noProof/>
          <w:lang w:val="en-GB"/>
        </w:rPr>
        <w:t>12</w:t>
      </w:r>
      <w:r w:rsidRPr="007B0768">
        <w:rPr>
          <w:rFonts w:ascii="Arial" w:hAnsi="Arial" w:cs="Arial"/>
          <w:noProof/>
          <w:lang w:val="en-GB"/>
        </w:rPr>
        <w:t>(6), 1367–1372. https://doi.org/10.1037/a0027860</w:t>
      </w:r>
    </w:p>
    <w:p w14:paraId="77F9D9EA" w14:textId="77777777" w:rsidR="007B0768" w:rsidRPr="007B0768" w:rsidRDefault="007B0768" w:rsidP="007B0768">
      <w:pPr>
        <w:widowControl w:val="0"/>
        <w:autoSpaceDE w:val="0"/>
        <w:autoSpaceDN w:val="0"/>
        <w:adjustRightInd w:val="0"/>
        <w:ind w:left="480" w:hanging="480"/>
        <w:rPr>
          <w:rFonts w:ascii="Arial" w:hAnsi="Arial" w:cs="Arial"/>
          <w:noProof/>
          <w:lang w:val="en-GB"/>
        </w:rPr>
      </w:pPr>
      <w:r w:rsidRPr="007B0768">
        <w:rPr>
          <w:rFonts w:ascii="Arial" w:hAnsi="Arial" w:cs="Arial"/>
          <w:noProof/>
          <w:lang w:val="en-GB"/>
        </w:rPr>
        <w:t xml:space="preserve">Talmi, D., Lohnas, L. J., &amp; Daw, N. D. (2019). A retrieved context model of the emotional modulation of memory. </w:t>
      </w:r>
      <w:r w:rsidRPr="007B0768">
        <w:rPr>
          <w:rFonts w:ascii="Arial" w:hAnsi="Arial" w:cs="Arial"/>
          <w:i/>
          <w:iCs/>
          <w:noProof/>
          <w:lang w:val="en-GB"/>
        </w:rPr>
        <w:t>Psychological Review</w:t>
      </w:r>
      <w:r w:rsidRPr="007B0768">
        <w:rPr>
          <w:rFonts w:ascii="Arial" w:hAnsi="Arial" w:cs="Arial"/>
          <w:noProof/>
          <w:lang w:val="en-GB"/>
        </w:rPr>
        <w:t xml:space="preserve">, </w:t>
      </w:r>
      <w:r w:rsidRPr="007B0768">
        <w:rPr>
          <w:rFonts w:ascii="Arial" w:hAnsi="Arial" w:cs="Arial"/>
          <w:i/>
          <w:iCs/>
          <w:noProof/>
          <w:lang w:val="en-GB"/>
        </w:rPr>
        <w:t>126</w:t>
      </w:r>
      <w:r w:rsidRPr="007B0768">
        <w:rPr>
          <w:rFonts w:ascii="Arial" w:hAnsi="Arial" w:cs="Arial"/>
          <w:noProof/>
          <w:lang w:val="en-GB"/>
        </w:rPr>
        <w:t>(4), 455–485. https://doi.org/10.1037/rev0000132</w:t>
      </w:r>
    </w:p>
    <w:p w14:paraId="4729DA85" w14:textId="77777777" w:rsidR="007B0768" w:rsidRPr="007B0768" w:rsidRDefault="007B0768" w:rsidP="007B0768">
      <w:pPr>
        <w:widowControl w:val="0"/>
        <w:autoSpaceDE w:val="0"/>
        <w:autoSpaceDN w:val="0"/>
        <w:adjustRightInd w:val="0"/>
        <w:ind w:left="480" w:hanging="480"/>
        <w:rPr>
          <w:rFonts w:ascii="Arial" w:hAnsi="Arial" w:cs="Arial"/>
          <w:noProof/>
          <w:lang w:val="en-GB"/>
        </w:rPr>
      </w:pPr>
      <w:r w:rsidRPr="007B0768">
        <w:rPr>
          <w:rFonts w:ascii="Arial" w:hAnsi="Arial" w:cs="Arial"/>
          <w:noProof/>
          <w:lang w:val="en-GB"/>
        </w:rPr>
        <w:t xml:space="preserve">Tulving, E. (1968). Retrograde Amnesia in Free Recall. </w:t>
      </w:r>
      <w:r w:rsidRPr="007B0768">
        <w:rPr>
          <w:rFonts w:ascii="Arial" w:hAnsi="Arial" w:cs="Arial"/>
          <w:i/>
          <w:iCs/>
          <w:noProof/>
          <w:lang w:val="en-GB"/>
        </w:rPr>
        <w:t>Science</w:t>
      </w:r>
      <w:r w:rsidRPr="007B0768">
        <w:rPr>
          <w:rFonts w:ascii="Arial" w:hAnsi="Arial" w:cs="Arial"/>
          <w:noProof/>
          <w:lang w:val="en-GB"/>
        </w:rPr>
        <w:t xml:space="preserve">, </w:t>
      </w:r>
      <w:r w:rsidRPr="007B0768">
        <w:rPr>
          <w:rFonts w:ascii="Arial" w:hAnsi="Arial" w:cs="Arial"/>
          <w:i/>
          <w:iCs/>
          <w:noProof/>
          <w:lang w:val="en-GB"/>
        </w:rPr>
        <w:t>164</w:t>
      </w:r>
      <w:r w:rsidRPr="007B0768">
        <w:rPr>
          <w:rFonts w:ascii="Arial" w:hAnsi="Arial" w:cs="Arial"/>
          <w:noProof/>
          <w:lang w:val="en-GB"/>
        </w:rPr>
        <w:t>.</w:t>
      </w:r>
    </w:p>
    <w:p w14:paraId="2BB10B8A" w14:textId="77777777" w:rsidR="007B0768" w:rsidRPr="007B0768" w:rsidRDefault="007B0768" w:rsidP="007B0768">
      <w:pPr>
        <w:widowControl w:val="0"/>
        <w:autoSpaceDE w:val="0"/>
        <w:autoSpaceDN w:val="0"/>
        <w:adjustRightInd w:val="0"/>
        <w:ind w:left="480" w:hanging="480"/>
        <w:rPr>
          <w:rFonts w:ascii="Arial" w:hAnsi="Arial" w:cs="Arial"/>
          <w:noProof/>
          <w:lang w:val="en-GB"/>
        </w:rPr>
      </w:pPr>
      <w:r w:rsidRPr="007B0768">
        <w:rPr>
          <w:rFonts w:ascii="Arial" w:hAnsi="Arial" w:cs="Arial"/>
          <w:noProof/>
          <w:lang w:val="en-GB"/>
        </w:rPr>
        <w:t xml:space="preserve">van der Kolk, B. A., &amp; Fisler, R. (1995). Dissociation and the Fragmentary Nature of Traumatic memories: Overview and Exploratory Study. </w:t>
      </w:r>
      <w:r w:rsidRPr="007B0768">
        <w:rPr>
          <w:rFonts w:ascii="Arial" w:hAnsi="Arial" w:cs="Arial"/>
          <w:i/>
          <w:iCs/>
          <w:noProof/>
          <w:lang w:val="en-GB"/>
        </w:rPr>
        <w:t>Journal of Traumatic Stress</w:t>
      </w:r>
      <w:r w:rsidRPr="007B0768">
        <w:rPr>
          <w:rFonts w:ascii="Arial" w:hAnsi="Arial" w:cs="Arial"/>
          <w:noProof/>
          <w:lang w:val="en-GB"/>
        </w:rPr>
        <w:t xml:space="preserve">, </w:t>
      </w:r>
      <w:r w:rsidRPr="007B0768">
        <w:rPr>
          <w:rFonts w:ascii="Arial" w:hAnsi="Arial" w:cs="Arial"/>
          <w:i/>
          <w:iCs/>
          <w:noProof/>
          <w:lang w:val="en-GB"/>
        </w:rPr>
        <w:t>505</w:t>
      </w:r>
      <w:r w:rsidRPr="007B0768">
        <w:rPr>
          <w:rFonts w:ascii="Arial" w:hAnsi="Arial" w:cs="Arial"/>
          <w:noProof/>
          <w:lang w:val="en-GB"/>
        </w:rPr>
        <w:t>(525), 1–20. https://doi.org/10.1007/BF02102887</w:t>
      </w:r>
    </w:p>
    <w:p w14:paraId="42148433" w14:textId="77777777" w:rsidR="007B0768" w:rsidRPr="007B0768" w:rsidRDefault="007B0768" w:rsidP="007B0768">
      <w:pPr>
        <w:widowControl w:val="0"/>
        <w:autoSpaceDE w:val="0"/>
        <w:autoSpaceDN w:val="0"/>
        <w:adjustRightInd w:val="0"/>
        <w:ind w:left="480" w:hanging="480"/>
        <w:rPr>
          <w:rFonts w:ascii="Arial" w:hAnsi="Arial" w:cs="Arial"/>
          <w:noProof/>
          <w:lang w:val="en-GB"/>
        </w:rPr>
      </w:pPr>
      <w:r w:rsidRPr="007B0768">
        <w:rPr>
          <w:rFonts w:ascii="Arial" w:hAnsi="Arial" w:cs="Arial"/>
          <w:noProof/>
          <w:lang w:val="en-GB"/>
        </w:rPr>
        <w:t xml:space="preserve">Von Restorff, H. (1933). Über die Wirkung von Bereichsbildungen im Spurenfeld. </w:t>
      </w:r>
      <w:r w:rsidRPr="007B0768">
        <w:rPr>
          <w:rFonts w:ascii="Arial" w:hAnsi="Arial" w:cs="Arial"/>
          <w:i/>
          <w:iCs/>
          <w:noProof/>
          <w:lang w:val="en-GB"/>
        </w:rPr>
        <w:t>Psychologische Forschung</w:t>
      </w:r>
      <w:r w:rsidRPr="007B0768">
        <w:rPr>
          <w:rFonts w:ascii="Arial" w:hAnsi="Arial" w:cs="Arial"/>
          <w:noProof/>
          <w:lang w:val="en-GB"/>
        </w:rPr>
        <w:t xml:space="preserve">, </w:t>
      </w:r>
      <w:r w:rsidRPr="007B0768">
        <w:rPr>
          <w:rFonts w:ascii="Arial" w:hAnsi="Arial" w:cs="Arial"/>
          <w:i/>
          <w:iCs/>
          <w:noProof/>
          <w:lang w:val="en-GB"/>
        </w:rPr>
        <w:t>18</w:t>
      </w:r>
      <w:r w:rsidRPr="007B0768">
        <w:rPr>
          <w:rFonts w:ascii="Arial" w:hAnsi="Arial" w:cs="Arial"/>
          <w:noProof/>
          <w:lang w:val="en-GB"/>
        </w:rPr>
        <w:t>, 299–342. https://doi.org/https://doi.org/10.1007/BF02409636</w:t>
      </w:r>
    </w:p>
    <w:p w14:paraId="282074EA" w14:textId="77777777" w:rsidR="007B0768" w:rsidRPr="007B0768" w:rsidRDefault="007B0768" w:rsidP="007B0768">
      <w:pPr>
        <w:widowControl w:val="0"/>
        <w:autoSpaceDE w:val="0"/>
        <w:autoSpaceDN w:val="0"/>
        <w:adjustRightInd w:val="0"/>
        <w:ind w:left="480" w:hanging="480"/>
        <w:rPr>
          <w:rFonts w:ascii="Arial" w:hAnsi="Arial" w:cs="Arial"/>
          <w:noProof/>
        </w:rPr>
      </w:pPr>
      <w:r w:rsidRPr="007B0768">
        <w:rPr>
          <w:rFonts w:ascii="Arial" w:hAnsi="Arial" w:cs="Arial"/>
          <w:noProof/>
          <w:lang w:val="en-GB"/>
        </w:rPr>
        <w:t xml:space="preserve">Zhang, Q., Griffiths, T. L., &amp; Norman, K. A. (2021). Optimal policies for free recall. </w:t>
      </w:r>
      <w:r w:rsidRPr="007B0768">
        <w:rPr>
          <w:rFonts w:ascii="Arial" w:hAnsi="Arial" w:cs="Arial"/>
          <w:i/>
          <w:iCs/>
          <w:noProof/>
          <w:lang w:val="en-GB"/>
        </w:rPr>
        <w:t>PsyArxiv</w:t>
      </w:r>
      <w:r w:rsidRPr="007B0768">
        <w:rPr>
          <w:rFonts w:ascii="Arial" w:hAnsi="Arial" w:cs="Arial"/>
          <w:noProof/>
          <w:lang w:val="en-GB"/>
        </w:rPr>
        <w:t>. https://doi.org/10.31234/osf.io/sgepb</w:t>
      </w:r>
    </w:p>
    <w:p w14:paraId="619F0B1A" w14:textId="00320D6D" w:rsidR="003D581C" w:rsidRDefault="004A1E47" w:rsidP="007B0768">
      <w:pPr>
        <w:widowControl w:val="0"/>
        <w:autoSpaceDE w:val="0"/>
        <w:autoSpaceDN w:val="0"/>
        <w:adjustRightInd w:val="0"/>
        <w:ind w:left="480" w:hanging="480"/>
      </w:pPr>
      <w:r w:rsidRPr="00DB644B">
        <w:rPr>
          <w:rFonts w:ascii="Arial" w:hAnsi="Arial" w:cs="Arial"/>
        </w:rPr>
        <w:fldChar w:fldCharType="end"/>
      </w:r>
    </w:p>
    <w:sectPr w:rsidR="003D581C">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Peris Yague, Alba" w:date="2021-05-05T16:54:00Z" w:initials="PYA">
    <w:p w14:paraId="08B61C7C" w14:textId="4F9A2A6A" w:rsidR="005C6832" w:rsidRPr="002F7895" w:rsidRDefault="005C6832">
      <w:pPr>
        <w:pStyle w:val="CommentText"/>
        <w:rPr>
          <w:lang w:val="en-US"/>
        </w:rPr>
      </w:pPr>
      <w:r>
        <w:rPr>
          <w:rStyle w:val="CommentReference"/>
        </w:rPr>
        <w:annotationRef/>
      </w:r>
      <w:r w:rsidRPr="002F7895">
        <w:rPr>
          <w:lang w:val="en-US"/>
        </w:rPr>
        <w:t>max 150 words</w:t>
      </w:r>
    </w:p>
  </w:comment>
  <w:comment w:id="91" w:author="Peris Yague, Alba" w:date="2021-05-05T16:55:00Z" w:initials="PYA">
    <w:p w14:paraId="462822C1" w14:textId="77777777" w:rsidR="005C6832" w:rsidRPr="002F7895" w:rsidRDefault="005C6832">
      <w:pPr>
        <w:pStyle w:val="CommentText"/>
        <w:rPr>
          <w:lang w:val="en-US"/>
        </w:rPr>
      </w:pPr>
      <w:r>
        <w:rPr>
          <w:rStyle w:val="CommentReference"/>
        </w:rPr>
        <w:annotationRef/>
      </w:r>
      <w:r w:rsidRPr="002F7895">
        <w:rPr>
          <w:lang w:val="en-US"/>
        </w:rPr>
        <w:t>max 150 words</w:t>
      </w:r>
    </w:p>
    <w:p w14:paraId="4312EFF9" w14:textId="77777777" w:rsidR="005C6832" w:rsidRPr="002F7895" w:rsidRDefault="005C6832">
      <w:pPr>
        <w:pStyle w:val="CommentText"/>
        <w:rPr>
          <w:lang w:val="en-US"/>
        </w:rPr>
      </w:pPr>
    </w:p>
    <w:p w14:paraId="357BA3D0" w14:textId="77777777" w:rsidR="005C6832" w:rsidRPr="00950295" w:rsidRDefault="005C6832" w:rsidP="00950295">
      <w:pPr>
        <w:rPr>
          <w:rFonts w:ascii="Times New Roman" w:eastAsia="Times New Roman" w:hAnsi="Times New Roman" w:cs="Times New Roman"/>
          <w:lang w:val="en-ES" w:eastAsia="en-GB"/>
        </w:rPr>
      </w:pPr>
      <w:r w:rsidRPr="00950295">
        <w:rPr>
          <w:rFonts w:ascii="Arial" w:eastAsia="Times New Roman" w:hAnsi="Arial" w:cs="Arial"/>
          <w:color w:val="000000"/>
          <w:sz w:val="26"/>
          <w:szCs w:val="26"/>
          <w:shd w:val="clear" w:color="auto" w:fill="FFFFFF"/>
          <w:lang w:val="en-ES" w:eastAsia="en-GB"/>
        </w:rPr>
        <w:t>The aim of the Statement of Relevance is to broaden the impact of the science reported in the journal and make it easier for interested readers to appreciate and understand our efforts. It should make clear why the questions that motivated the study and the findings that bear on them matter beyond psychology laboratories and college and university campuses.</w:t>
      </w:r>
    </w:p>
    <w:p w14:paraId="32C4BE95" w14:textId="0CCA2C52" w:rsidR="005C6832" w:rsidRPr="00950295" w:rsidRDefault="005C6832">
      <w:pPr>
        <w:pStyle w:val="CommentText"/>
        <w:rPr>
          <w:lang w:val="en-ES"/>
        </w:rPr>
      </w:pPr>
    </w:p>
  </w:comment>
  <w:comment w:id="101" w:author="Peris Yague, Alba" w:date="2021-05-05T17:05:00Z" w:initials="PYA">
    <w:p w14:paraId="5C731330" w14:textId="77777777" w:rsidR="005C6832" w:rsidRPr="00950295" w:rsidRDefault="005C6832" w:rsidP="00950295">
      <w:pPr>
        <w:rPr>
          <w:rFonts w:ascii="Times New Roman" w:eastAsia="Times New Roman" w:hAnsi="Times New Roman" w:cs="Times New Roman"/>
          <w:lang w:val="en-ES" w:eastAsia="en-GB"/>
        </w:rPr>
      </w:pPr>
      <w:r>
        <w:rPr>
          <w:rStyle w:val="CommentReference"/>
        </w:rPr>
        <w:annotationRef/>
      </w:r>
      <w:r w:rsidRPr="00950295">
        <w:rPr>
          <w:rFonts w:ascii="Arial" w:eastAsia="Times New Roman" w:hAnsi="Arial" w:cs="Arial"/>
          <w:color w:val="000000"/>
          <w:sz w:val="26"/>
          <w:szCs w:val="26"/>
          <w:shd w:val="clear" w:color="auto" w:fill="FFFFFF"/>
          <w:lang w:val="en-ES" w:eastAsia="en-GB"/>
        </w:rPr>
        <w:t>Introduction, Discussion, Footnotes, Acknowledgments, and Appendices: These sections may contain no more than </w:t>
      </w:r>
      <w:r w:rsidRPr="00950295">
        <w:rPr>
          <w:rFonts w:ascii="Arial" w:eastAsia="Times New Roman" w:hAnsi="Arial" w:cs="Arial"/>
          <w:b/>
          <w:bCs/>
          <w:color w:val="000000"/>
          <w:sz w:val="26"/>
          <w:szCs w:val="26"/>
          <w:bdr w:val="none" w:sz="0" w:space="0" w:color="auto" w:frame="1"/>
          <w:shd w:val="clear" w:color="auto" w:fill="FFFFFF"/>
          <w:lang w:val="en-ES" w:eastAsia="en-GB"/>
        </w:rPr>
        <w:t>2,000</w:t>
      </w:r>
      <w:r w:rsidRPr="00950295">
        <w:rPr>
          <w:rFonts w:ascii="Arial" w:eastAsia="Times New Roman" w:hAnsi="Arial" w:cs="Arial"/>
          <w:color w:val="000000"/>
          <w:sz w:val="26"/>
          <w:szCs w:val="26"/>
          <w:shd w:val="clear" w:color="auto" w:fill="FFFFFF"/>
          <w:lang w:val="en-ES" w:eastAsia="en-GB"/>
        </w:rPr>
        <w:t> words combined.</w:t>
      </w:r>
    </w:p>
    <w:p w14:paraId="18A7DE62" w14:textId="45B3F593" w:rsidR="005C6832" w:rsidRPr="00950295" w:rsidRDefault="005C6832">
      <w:pPr>
        <w:pStyle w:val="CommentText"/>
        <w:rPr>
          <w:lang w:val="en-ES"/>
        </w:rPr>
      </w:pPr>
    </w:p>
  </w:comment>
  <w:comment w:id="102" w:author="Peris Yague, Alba" w:date="2021-05-06T21:41:00Z" w:initials="PYA">
    <w:p w14:paraId="690471B9" w14:textId="4F960729" w:rsidR="00144AB9" w:rsidRPr="00144AB9" w:rsidRDefault="00144AB9">
      <w:pPr>
        <w:pStyle w:val="CommentText"/>
        <w:rPr>
          <w:lang w:val="en-US"/>
        </w:rPr>
      </w:pPr>
      <w:r>
        <w:rPr>
          <w:rStyle w:val="CommentReference"/>
        </w:rPr>
        <w:annotationRef/>
      </w:r>
      <w:r>
        <w:rPr>
          <w:lang w:val="en-US"/>
        </w:rPr>
        <w:t>current w</w:t>
      </w:r>
      <w:r w:rsidRPr="00144AB9">
        <w:rPr>
          <w:lang w:val="en-US"/>
        </w:rPr>
        <w:t>ord count</w:t>
      </w:r>
      <w:r>
        <w:rPr>
          <w:lang w:val="en-US"/>
        </w:rPr>
        <w:t>= 1000 words</w:t>
      </w:r>
    </w:p>
  </w:comment>
  <w:comment w:id="147" w:author="Peris Yague, Alba" w:date="2021-05-05T16:46:00Z" w:initials="PYA">
    <w:p w14:paraId="0A4ECF83" w14:textId="73FA557B" w:rsidR="00CC4C76" w:rsidRPr="00CC4C76" w:rsidRDefault="005C6832" w:rsidP="00B1641F">
      <w:pPr>
        <w:rPr>
          <w:rFonts w:ascii="Arial" w:eastAsia="Times New Roman" w:hAnsi="Arial" w:cs="Arial"/>
          <w:color w:val="000000"/>
          <w:sz w:val="26"/>
          <w:szCs w:val="26"/>
          <w:shd w:val="clear" w:color="auto" w:fill="FFFFFF"/>
          <w:lang w:val="en-US" w:eastAsia="en-GB"/>
        </w:rPr>
      </w:pPr>
      <w:r>
        <w:rPr>
          <w:rStyle w:val="CommentReference"/>
        </w:rPr>
        <w:annotationRef/>
      </w:r>
      <w:r w:rsidR="00CC4C76">
        <w:rPr>
          <w:rFonts w:ascii="Arial" w:eastAsia="Times New Roman" w:hAnsi="Arial" w:cs="Arial"/>
          <w:color w:val="000000"/>
          <w:sz w:val="26"/>
          <w:szCs w:val="26"/>
          <w:shd w:val="clear" w:color="auto" w:fill="FFFFFF"/>
          <w:lang w:val="en-US" w:eastAsia="en-GB"/>
        </w:rPr>
        <w:t>MAX WORDS 2500 FOR METHODS + RESULTS</w:t>
      </w:r>
      <w:r w:rsidR="00780B4A">
        <w:rPr>
          <w:rFonts w:ascii="Arial" w:eastAsia="Times New Roman" w:hAnsi="Arial" w:cs="Arial"/>
          <w:color w:val="000000"/>
          <w:sz w:val="26"/>
          <w:szCs w:val="26"/>
          <w:shd w:val="clear" w:color="auto" w:fill="FFFFFF"/>
          <w:lang w:val="en-US" w:eastAsia="en-GB"/>
        </w:rPr>
        <w:t xml:space="preserve"> (current word </w:t>
      </w:r>
      <w:r w:rsidR="00780B4A">
        <w:rPr>
          <w:rFonts w:ascii="Arial" w:eastAsia="Times New Roman" w:hAnsi="Arial" w:cs="Arial"/>
          <w:color w:val="000000"/>
          <w:sz w:val="26"/>
          <w:szCs w:val="26"/>
          <w:shd w:val="clear" w:color="auto" w:fill="FFFFFF"/>
          <w:lang w:val="en-US" w:eastAsia="en-GB"/>
        </w:rPr>
        <w:t>count=24</w:t>
      </w:r>
      <w:r w:rsidR="00C81DEC">
        <w:rPr>
          <w:rFonts w:ascii="Arial" w:eastAsia="Times New Roman" w:hAnsi="Arial" w:cs="Arial"/>
          <w:color w:val="000000"/>
          <w:sz w:val="26"/>
          <w:szCs w:val="26"/>
          <w:shd w:val="clear" w:color="auto" w:fill="FFFFFF"/>
          <w:lang w:val="en-US" w:eastAsia="en-GB"/>
        </w:rPr>
        <w:t>29</w:t>
      </w:r>
      <w:r w:rsidR="00780B4A">
        <w:rPr>
          <w:rFonts w:ascii="Arial" w:eastAsia="Times New Roman" w:hAnsi="Arial" w:cs="Arial"/>
          <w:color w:val="000000"/>
          <w:sz w:val="26"/>
          <w:szCs w:val="26"/>
          <w:shd w:val="clear" w:color="auto" w:fill="FFFFFF"/>
          <w:lang w:val="en-US" w:eastAsia="en-GB"/>
        </w:rPr>
        <w:t>).</w:t>
      </w:r>
    </w:p>
    <w:p w14:paraId="77FD9E6B" w14:textId="77777777" w:rsidR="00CC4C76" w:rsidRDefault="00CC4C76" w:rsidP="00B1641F">
      <w:pPr>
        <w:rPr>
          <w:rFonts w:ascii="Arial" w:eastAsia="Times New Roman" w:hAnsi="Arial" w:cs="Arial"/>
          <w:color w:val="000000"/>
          <w:sz w:val="26"/>
          <w:szCs w:val="26"/>
          <w:shd w:val="clear" w:color="auto" w:fill="FFFFFF"/>
          <w:lang w:val="en-ES" w:eastAsia="en-GB"/>
        </w:rPr>
      </w:pPr>
    </w:p>
    <w:p w14:paraId="757B72D1" w14:textId="7849FDF2" w:rsidR="005C6832" w:rsidRPr="00B1641F" w:rsidRDefault="005C6832" w:rsidP="00B1641F">
      <w:pPr>
        <w:rPr>
          <w:rFonts w:ascii="Times New Roman" w:eastAsia="Times New Roman" w:hAnsi="Times New Roman" w:cs="Times New Roman"/>
          <w:lang w:val="en-ES" w:eastAsia="en-GB"/>
        </w:rPr>
      </w:pPr>
    </w:p>
    <w:p w14:paraId="022AE4F9" w14:textId="1BF0BF21" w:rsidR="005C6832" w:rsidRPr="00B1641F" w:rsidRDefault="005C6832">
      <w:pPr>
        <w:pStyle w:val="CommentText"/>
        <w:rPr>
          <w:lang w:val="en-ES"/>
        </w:rPr>
      </w:pPr>
    </w:p>
  </w:comment>
  <w:comment w:id="148" w:author="Peris Yague, Alba" w:date="2021-04-16T15:02:00Z" w:initials="PYA">
    <w:p w14:paraId="332B4FFA" w14:textId="77777777" w:rsidR="005C6832" w:rsidRDefault="005C6832">
      <w:pPr>
        <w:pStyle w:val="CommentText"/>
        <w:rPr>
          <w:lang w:val="en-US"/>
        </w:rPr>
      </w:pPr>
      <w:r>
        <w:rPr>
          <w:rStyle w:val="CommentReference"/>
        </w:rPr>
        <w:annotationRef/>
      </w:r>
      <w:r>
        <w:rPr>
          <w:lang w:val="en-US"/>
        </w:rPr>
        <w:t>this is weird because the mean is the same so I’m not sure how to interpret the main effect?</w:t>
      </w:r>
    </w:p>
    <w:p w14:paraId="0B6D7E66" w14:textId="77777777" w:rsidR="005C6832" w:rsidRDefault="005C6832">
      <w:pPr>
        <w:pStyle w:val="CommentText"/>
        <w:rPr>
          <w:lang w:val="en-US"/>
        </w:rPr>
      </w:pPr>
    </w:p>
    <w:p w14:paraId="056046C5" w14:textId="2B39B02C" w:rsidR="005C6832" w:rsidRPr="00902D53" w:rsidRDefault="005C6832">
      <w:pPr>
        <w:pStyle w:val="CommentText"/>
        <w:rPr>
          <w:lang w:val="en-US"/>
        </w:rPr>
      </w:pPr>
      <w:r>
        <w:rPr>
          <w:lang w:val="en-US"/>
        </w:rPr>
        <w:t xml:space="preserve">There’s a significant main effect but a post-hoc t test between recalled vs forgotten is not </w:t>
      </w:r>
      <w:proofErr w:type="gramStart"/>
      <w:r>
        <w:rPr>
          <w:lang w:val="en-US"/>
        </w:rPr>
        <w:t>significant?</w:t>
      </w:r>
      <w:proofErr w:type="gramEnd"/>
      <w:r>
        <w:rPr>
          <w:lang w:val="en-US"/>
        </w:rPr>
        <w:t xml:space="preserve"> (see R notebook)</w:t>
      </w:r>
    </w:p>
  </w:comment>
  <w:comment w:id="159" w:author="Peris Yague, Alba" w:date="2021-05-06T21:41:00Z" w:initials="PYA">
    <w:p w14:paraId="2D0A4B8E" w14:textId="7F041EAE" w:rsidR="00144AB9" w:rsidRPr="00144AB9" w:rsidRDefault="00144AB9">
      <w:pPr>
        <w:pStyle w:val="CommentText"/>
        <w:rPr>
          <w:lang w:val="en-US"/>
        </w:rPr>
      </w:pPr>
      <w:r>
        <w:rPr>
          <w:rStyle w:val="CommentReference"/>
        </w:rPr>
        <w:annotationRef/>
      </w:r>
      <w:r w:rsidRPr="00144AB9">
        <w:rPr>
          <w:lang w:val="en-US"/>
        </w:rPr>
        <w:t>current Word count=</w:t>
      </w:r>
      <w:r>
        <w:rPr>
          <w:lang w:val="en-US"/>
        </w:rPr>
        <w:t xml:space="preserve"> 987 words</w:t>
      </w:r>
    </w:p>
  </w:comment>
  <w:comment w:id="163" w:author="Peris Yague, Alba" w:date="2021-05-06T18:27:00Z" w:initials="PYA">
    <w:p w14:paraId="7D792585" w14:textId="64F451E6" w:rsidR="00FC3CA0" w:rsidRPr="00FC3CA0" w:rsidRDefault="00FC3CA0">
      <w:pPr>
        <w:pStyle w:val="CommentText"/>
        <w:rPr>
          <w:lang w:val="en-US"/>
        </w:rPr>
      </w:pPr>
      <w:r>
        <w:rPr>
          <w:rStyle w:val="CommentReference"/>
        </w:rPr>
        <w:annotationRef/>
      </w:r>
      <w:r w:rsidRPr="00FC3CA0">
        <w:rPr>
          <w:lang w:val="en-US"/>
        </w:rPr>
        <w:t>I am not sure whether we should delete this sentence</w:t>
      </w:r>
    </w:p>
  </w:comment>
  <w:comment w:id="216" w:author="Darya Frank" w:date="2021-04-15T12:12:00Z" w:initials="DF">
    <w:p w14:paraId="31ABB38E" w14:textId="7F87275E" w:rsidR="005C6832" w:rsidRPr="00472FF7" w:rsidRDefault="005C6832" w:rsidP="00440483">
      <w:pPr>
        <w:pStyle w:val="CommentText"/>
        <w:rPr>
          <w:lang w:val="en-US"/>
        </w:rPr>
      </w:pPr>
      <w:r>
        <w:rPr>
          <w:rStyle w:val="CommentReference"/>
        </w:rPr>
        <w:annotationRef/>
      </w:r>
      <w:r>
        <w:rPr>
          <w:lang w:val="en-US"/>
        </w:rPr>
        <w:t xml:space="preserve">I think this may be controversial </w:t>
      </w:r>
      <w:r w:rsidRPr="00472FF7">
        <w:rPr>
          <w:lang w:val="en-US"/>
        </w:rPr>
        <w:sym w:font="Wingdings" w:char="F04A"/>
      </w:r>
      <w:r>
        <w:rPr>
          <w:lang w:val="en-US"/>
        </w:rPr>
        <w:t xml:space="preserve"> as the model explicitly tried to explain emotional oddballs. I would maybe tune this down, or just keep the next sentence (“Alternatively…)</w:t>
      </w:r>
    </w:p>
  </w:comment>
  <w:comment w:id="217" w:author="Peris Yague, Alba" w:date="2021-04-15T16:05:00Z" w:initials="PYA">
    <w:p w14:paraId="47B54127" w14:textId="22286BAD" w:rsidR="005C6832" w:rsidRPr="00B46DA6" w:rsidRDefault="005C6832">
      <w:pPr>
        <w:pStyle w:val="CommentText"/>
        <w:rPr>
          <w:lang w:val="en-US"/>
        </w:rPr>
      </w:pPr>
      <w:r>
        <w:rPr>
          <w:rStyle w:val="CommentReference"/>
        </w:rPr>
        <w:annotationRef/>
      </w:r>
      <w:r w:rsidRPr="00B46DA6">
        <w:rPr>
          <w:lang w:val="en-US"/>
        </w:rPr>
        <w:t>I tried to to</w:t>
      </w:r>
      <w:r>
        <w:rPr>
          <w:lang w:val="en-US"/>
        </w:rPr>
        <w:t xml:space="preserve">ne it </w:t>
      </w:r>
      <w:proofErr w:type="gramStart"/>
      <w:r>
        <w:rPr>
          <w:lang w:val="en-US"/>
        </w:rPr>
        <w:t>down</w:t>
      </w:r>
      <w:proofErr w:type="gramEnd"/>
      <w:r>
        <w:rPr>
          <w:lang w:val="en-US"/>
        </w:rPr>
        <w:t xml:space="preserve"> but I could just delete it too if necessary?</w:t>
      </w:r>
    </w:p>
  </w:comment>
  <w:comment w:id="218" w:author="Peris Yague, Alba" w:date="2021-04-15T16:06:00Z" w:initials="PYA">
    <w:p w14:paraId="7B43C78D" w14:textId="724B63A8" w:rsidR="005C6832" w:rsidRDefault="005C6832">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8B61C7C" w15:done="0"/>
  <w15:commentEx w15:paraId="32C4BE95" w15:done="0"/>
  <w15:commentEx w15:paraId="18A7DE62" w15:done="0"/>
  <w15:commentEx w15:paraId="690471B9" w15:done="0"/>
  <w15:commentEx w15:paraId="022AE4F9" w15:done="0"/>
  <w15:commentEx w15:paraId="056046C5" w15:done="0"/>
  <w15:commentEx w15:paraId="2D0A4B8E" w15:done="0"/>
  <w15:commentEx w15:paraId="7D792585" w15:done="0"/>
  <w15:commentEx w15:paraId="31ABB38E" w15:done="0"/>
  <w15:commentEx w15:paraId="47B54127" w15:paraIdParent="31ABB38E" w15:done="0"/>
  <w15:commentEx w15:paraId="7B43C78D" w15:paraIdParent="31ABB38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D4C59" w16cex:dateUtc="2021-05-05T14:54:00Z"/>
  <w16cex:commentExtensible w16cex:durableId="243D4C65" w16cex:dateUtc="2021-05-05T14:55:00Z"/>
  <w16cex:commentExtensible w16cex:durableId="243D4ED3" w16cex:dateUtc="2021-05-05T15:05:00Z"/>
  <w16cex:commentExtensible w16cex:durableId="243EE0F9" w16cex:dateUtc="2021-05-06T19:41:00Z"/>
  <w16cex:commentExtensible w16cex:durableId="243D4A70" w16cex:dateUtc="2021-05-05T14:46:00Z"/>
  <w16cex:commentExtensible w16cex:durableId="2424256A" w16cex:dateUtc="2021-04-16T13:02:00Z"/>
  <w16cex:commentExtensible w16cex:durableId="243EE111" w16cex:dateUtc="2021-05-06T19:41:00Z"/>
  <w16cex:commentExtensible w16cex:durableId="243EB374" w16cex:dateUtc="2021-05-06T16:27:00Z"/>
  <w16cex:commentExtensible w16cex:durableId="2422AC16" w16cex:dateUtc="2021-04-15T09:12:00Z"/>
  <w16cex:commentExtensible w16cex:durableId="2422E2E2" w16cex:dateUtc="2021-04-15T14:05:00Z"/>
  <w16cex:commentExtensible w16cex:durableId="2422E304" w16cex:dateUtc="2021-04-15T14: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8B61C7C" w16cid:durableId="243D4C59"/>
  <w16cid:commentId w16cid:paraId="32C4BE95" w16cid:durableId="243D4C65"/>
  <w16cid:commentId w16cid:paraId="18A7DE62" w16cid:durableId="243D4ED3"/>
  <w16cid:commentId w16cid:paraId="690471B9" w16cid:durableId="243EE0F9"/>
  <w16cid:commentId w16cid:paraId="022AE4F9" w16cid:durableId="243D4A70"/>
  <w16cid:commentId w16cid:paraId="056046C5" w16cid:durableId="2424256A"/>
  <w16cid:commentId w16cid:paraId="2D0A4B8E" w16cid:durableId="243EE111"/>
  <w16cid:commentId w16cid:paraId="7D792585" w16cid:durableId="243EB374"/>
  <w16cid:commentId w16cid:paraId="31ABB38E" w16cid:durableId="2422AC16"/>
  <w16cid:commentId w16cid:paraId="47B54127" w16cid:durableId="2422E2E2"/>
  <w16cid:commentId w16cid:paraId="7B43C78D" w16cid:durableId="2422E3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4039A7" w14:textId="77777777" w:rsidR="00ED4524" w:rsidRDefault="00ED4524" w:rsidP="00CD0E59">
      <w:r>
        <w:separator/>
      </w:r>
    </w:p>
  </w:endnote>
  <w:endnote w:type="continuationSeparator" w:id="0">
    <w:p w14:paraId="46D2C2D9" w14:textId="77777777" w:rsidR="00ED4524" w:rsidRDefault="00ED4524" w:rsidP="00CD0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E6D2DA" w14:textId="77777777" w:rsidR="00ED4524" w:rsidRDefault="00ED4524" w:rsidP="00CD0E59">
      <w:r>
        <w:separator/>
      </w:r>
    </w:p>
  </w:footnote>
  <w:footnote w:type="continuationSeparator" w:id="0">
    <w:p w14:paraId="10A93FD4" w14:textId="77777777" w:rsidR="00ED4524" w:rsidRDefault="00ED4524" w:rsidP="00CD0E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174DD2"/>
    <w:multiLevelType w:val="hybridMultilevel"/>
    <w:tmpl w:val="EDE29BB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3D441CB"/>
    <w:multiLevelType w:val="hybridMultilevel"/>
    <w:tmpl w:val="DC4CCB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5D337D5"/>
    <w:multiLevelType w:val="hybridMultilevel"/>
    <w:tmpl w:val="3048A37C"/>
    <w:lvl w:ilvl="0" w:tplc="2A20800E">
      <w:start w:val="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6E852DE"/>
    <w:multiLevelType w:val="hybridMultilevel"/>
    <w:tmpl w:val="63C6FB9E"/>
    <w:lvl w:ilvl="0" w:tplc="9E60781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393D098F"/>
    <w:multiLevelType w:val="hybridMultilevel"/>
    <w:tmpl w:val="F85EB82C"/>
    <w:lvl w:ilvl="0" w:tplc="55FAB52C">
      <w:start w:val="1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A5137CE"/>
    <w:multiLevelType w:val="hybridMultilevel"/>
    <w:tmpl w:val="3D6E23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1782F4E"/>
    <w:multiLevelType w:val="hybridMultilevel"/>
    <w:tmpl w:val="890627C6"/>
    <w:lvl w:ilvl="0" w:tplc="6EE813C4">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153BE4"/>
    <w:multiLevelType w:val="hybridMultilevel"/>
    <w:tmpl w:val="B770C85C"/>
    <w:lvl w:ilvl="0" w:tplc="5C86F092">
      <w:start w:val="10"/>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64B4B43"/>
    <w:multiLevelType w:val="hybridMultilevel"/>
    <w:tmpl w:val="8358633A"/>
    <w:lvl w:ilvl="0" w:tplc="C77C693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BD80DF1"/>
    <w:multiLevelType w:val="hybridMultilevel"/>
    <w:tmpl w:val="2E3E78F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D127B41"/>
    <w:multiLevelType w:val="hybridMultilevel"/>
    <w:tmpl w:val="9C08738C"/>
    <w:lvl w:ilvl="0" w:tplc="3D265BFE">
      <w:start w:val="1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2"/>
  </w:num>
  <w:num w:numId="4">
    <w:abstractNumId w:val="3"/>
  </w:num>
  <w:num w:numId="5">
    <w:abstractNumId w:val="1"/>
  </w:num>
  <w:num w:numId="6">
    <w:abstractNumId w:val="5"/>
  </w:num>
  <w:num w:numId="7">
    <w:abstractNumId w:val="9"/>
  </w:num>
  <w:num w:numId="8">
    <w:abstractNumId w:val="10"/>
  </w:num>
  <w:num w:numId="9">
    <w:abstractNumId w:val="4"/>
  </w:num>
  <w:num w:numId="10">
    <w:abstractNumId w:val="6"/>
  </w:num>
  <w:num w:numId="1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eris Yague, Alba">
    <w15:presenceInfo w15:providerId="AD" w15:userId="S::k1768118@kcl.ac.uk::cf1aa5e2-5834-425a-bc40-0881739bc2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81C"/>
    <w:rsid w:val="00000C98"/>
    <w:rsid w:val="0000429A"/>
    <w:rsid w:val="00005917"/>
    <w:rsid w:val="00005DA4"/>
    <w:rsid w:val="000070DE"/>
    <w:rsid w:val="00007379"/>
    <w:rsid w:val="000078C7"/>
    <w:rsid w:val="0001676D"/>
    <w:rsid w:val="0001703C"/>
    <w:rsid w:val="00017668"/>
    <w:rsid w:val="00020BC5"/>
    <w:rsid w:val="00031C24"/>
    <w:rsid w:val="00032E42"/>
    <w:rsid w:val="00033727"/>
    <w:rsid w:val="00034615"/>
    <w:rsid w:val="000374F0"/>
    <w:rsid w:val="00045475"/>
    <w:rsid w:val="000461E9"/>
    <w:rsid w:val="0004694D"/>
    <w:rsid w:val="00047DAF"/>
    <w:rsid w:val="00050500"/>
    <w:rsid w:val="0005350E"/>
    <w:rsid w:val="00056AEC"/>
    <w:rsid w:val="000572DB"/>
    <w:rsid w:val="00061C24"/>
    <w:rsid w:val="00061CA0"/>
    <w:rsid w:val="000631B9"/>
    <w:rsid w:val="000648B8"/>
    <w:rsid w:val="00065CE2"/>
    <w:rsid w:val="00066D3A"/>
    <w:rsid w:val="00072B06"/>
    <w:rsid w:val="00074B2E"/>
    <w:rsid w:val="00075858"/>
    <w:rsid w:val="00076CED"/>
    <w:rsid w:val="00076EFF"/>
    <w:rsid w:val="0008107E"/>
    <w:rsid w:val="000818A3"/>
    <w:rsid w:val="000819DC"/>
    <w:rsid w:val="00081AEC"/>
    <w:rsid w:val="00081C79"/>
    <w:rsid w:val="000847F3"/>
    <w:rsid w:val="00084C86"/>
    <w:rsid w:val="00084E45"/>
    <w:rsid w:val="00085AF4"/>
    <w:rsid w:val="00086558"/>
    <w:rsid w:val="00086D8E"/>
    <w:rsid w:val="000905AA"/>
    <w:rsid w:val="00090B99"/>
    <w:rsid w:val="00092C0E"/>
    <w:rsid w:val="0009485F"/>
    <w:rsid w:val="000963C8"/>
    <w:rsid w:val="000A49B5"/>
    <w:rsid w:val="000A63A9"/>
    <w:rsid w:val="000B10A3"/>
    <w:rsid w:val="000B1AB5"/>
    <w:rsid w:val="000B612D"/>
    <w:rsid w:val="000B6B9F"/>
    <w:rsid w:val="000B79AC"/>
    <w:rsid w:val="000C255F"/>
    <w:rsid w:val="000D031A"/>
    <w:rsid w:val="000D14A7"/>
    <w:rsid w:val="000E244A"/>
    <w:rsid w:val="000E3AE4"/>
    <w:rsid w:val="000E5CA5"/>
    <w:rsid w:val="000E61DB"/>
    <w:rsid w:val="000E7DCF"/>
    <w:rsid w:val="000F5FEE"/>
    <w:rsid w:val="000F66FF"/>
    <w:rsid w:val="001029A4"/>
    <w:rsid w:val="00102E6F"/>
    <w:rsid w:val="0010627C"/>
    <w:rsid w:val="00106D17"/>
    <w:rsid w:val="00110CDD"/>
    <w:rsid w:val="0011298B"/>
    <w:rsid w:val="00114005"/>
    <w:rsid w:val="00120551"/>
    <w:rsid w:val="00120D28"/>
    <w:rsid w:val="001230CB"/>
    <w:rsid w:val="00124B07"/>
    <w:rsid w:val="001258BD"/>
    <w:rsid w:val="00127824"/>
    <w:rsid w:val="00131BEF"/>
    <w:rsid w:val="00133902"/>
    <w:rsid w:val="00136113"/>
    <w:rsid w:val="00142DFE"/>
    <w:rsid w:val="00143CBF"/>
    <w:rsid w:val="00144AB9"/>
    <w:rsid w:val="00144BFC"/>
    <w:rsid w:val="001469B3"/>
    <w:rsid w:val="001505EE"/>
    <w:rsid w:val="00152A5E"/>
    <w:rsid w:val="00155A96"/>
    <w:rsid w:val="00156CB5"/>
    <w:rsid w:val="001602C9"/>
    <w:rsid w:val="0016716A"/>
    <w:rsid w:val="00170C4E"/>
    <w:rsid w:val="00171BDC"/>
    <w:rsid w:val="0017206E"/>
    <w:rsid w:val="001726C6"/>
    <w:rsid w:val="00173B97"/>
    <w:rsid w:val="001769B6"/>
    <w:rsid w:val="001772A7"/>
    <w:rsid w:val="00182720"/>
    <w:rsid w:val="0018620C"/>
    <w:rsid w:val="00186389"/>
    <w:rsid w:val="00186718"/>
    <w:rsid w:val="00186E4D"/>
    <w:rsid w:val="0019399E"/>
    <w:rsid w:val="00197281"/>
    <w:rsid w:val="00197D89"/>
    <w:rsid w:val="001A10C0"/>
    <w:rsid w:val="001A5E40"/>
    <w:rsid w:val="001A6D0C"/>
    <w:rsid w:val="001B0ED9"/>
    <w:rsid w:val="001B1226"/>
    <w:rsid w:val="001C0F81"/>
    <w:rsid w:val="001C3642"/>
    <w:rsid w:val="001D2A89"/>
    <w:rsid w:val="001D626E"/>
    <w:rsid w:val="001D70DD"/>
    <w:rsid w:val="001D7F61"/>
    <w:rsid w:val="001E4C76"/>
    <w:rsid w:val="001F042E"/>
    <w:rsid w:val="001F0B87"/>
    <w:rsid w:val="001F2210"/>
    <w:rsid w:val="001F39D3"/>
    <w:rsid w:val="001F41B5"/>
    <w:rsid w:val="0020413C"/>
    <w:rsid w:val="002073A4"/>
    <w:rsid w:val="00207E67"/>
    <w:rsid w:val="002124E1"/>
    <w:rsid w:val="00216601"/>
    <w:rsid w:val="00217485"/>
    <w:rsid w:val="0022519B"/>
    <w:rsid w:val="00226EC4"/>
    <w:rsid w:val="00227C65"/>
    <w:rsid w:val="002343FD"/>
    <w:rsid w:val="00240717"/>
    <w:rsid w:val="00244580"/>
    <w:rsid w:val="002478C7"/>
    <w:rsid w:val="00254302"/>
    <w:rsid w:val="00254D4E"/>
    <w:rsid w:val="00255452"/>
    <w:rsid w:val="002567BE"/>
    <w:rsid w:val="00260FCD"/>
    <w:rsid w:val="00261A32"/>
    <w:rsid w:val="002669AB"/>
    <w:rsid w:val="00267BE3"/>
    <w:rsid w:val="002701FD"/>
    <w:rsid w:val="00270531"/>
    <w:rsid w:val="00270C82"/>
    <w:rsid w:val="00271A1B"/>
    <w:rsid w:val="00276105"/>
    <w:rsid w:val="002777A2"/>
    <w:rsid w:val="00283032"/>
    <w:rsid w:val="00284093"/>
    <w:rsid w:val="00284D92"/>
    <w:rsid w:val="0028644C"/>
    <w:rsid w:val="0028769D"/>
    <w:rsid w:val="00290348"/>
    <w:rsid w:val="0029324F"/>
    <w:rsid w:val="00295F06"/>
    <w:rsid w:val="0029668A"/>
    <w:rsid w:val="002A1040"/>
    <w:rsid w:val="002A1E1F"/>
    <w:rsid w:val="002A2F21"/>
    <w:rsid w:val="002A3B46"/>
    <w:rsid w:val="002A43A4"/>
    <w:rsid w:val="002B1038"/>
    <w:rsid w:val="002B1B2A"/>
    <w:rsid w:val="002B4763"/>
    <w:rsid w:val="002B62F4"/>
    <w:rsid w:val="002B7836"/>
    <w:rsid w:val="002C08B9"/>
    <w:rsid w:val="002C17CD"/>
    <w:rsid w:val="002C2B26"/>
    <w:rsid w:val="002C701D"/>
    <w:rsid w:val="002D1988"/>
    <w:rsid w:val="002D562C"/>
    <w:rsid w:val="002D5B29"/>
    <w:rsid w:val="002E4058"/>
    <w:rsid w:val="002E42EA"/>
    <w:rsid w:val="002E4FDE"/>
    <w:rsid w:val="002E5D16"/>
    <w:rsid w:val="002E635E"/>
    <w:rsid w:val="002E6745"/>
    <w:rsid w:val="002E6770"/>
    <w:rsid w:val="002E6F31"/>
    <w:rsid w:val="002F09DE"/>
    <w:rsid w:val="002F12DF"/>
    <w:rsid w:val="002F19E6"/>
    <w:rsid w:val="002F32BF"/>
    <w:rsid w:val="002F7177"/>
    <w:rsid w:val="002F7895"/>
    <w:rsid w:val="003011EE"/>
    <w:rsid w:val="00302B6E"/>
    <w:rsid w:val="0030336E"/>
    <w:rsid w:val="003036A8"/>
    <w:rsid w:val="00307307"/>
    <w:rsid w:val="00310394"/>
    <w:rsid w:val="003116CF"/>
    <w:rsid w:val="00311ECC"/>
    <w:rsid w:val="00312E96"/>
    <w:rsid w:val="00314576"/>
    <w:rsid w:val="003154DB"/>
    <w:rsid w:val="003160DB"/>
    <w:rsid w:val="003165FD"/>
    <w:rsid w:val="00324DBF"/>
    <w:rsid w:val="003278D4"/>
    <w:rsid w:val="00330BA8"/>
    <w:rsid w:val="00333EDE"/>
    <w:rsid w:val="00334520"/>
    <w:rsid w:val="003358B4"/>
    <w:rsid w:val="003408B1"/>
    <w:rsid w:val="00340AD2"/>
    <w:rsid w:val="00354A5C"/>
    <w:rsid w:val="00354CE5"/>
    <w:rsid w:val="003550EB"/>
    <w:rsid w:val="00355D1C"/>
    <w:rsid w:val="003605C4"/>
    <w:rsid w:val="0036206A"/>
    <w:rsid w:val="00366694"/>
    <w:rsid w:val="0037006F"/>
    <w:rsid w:val="00370290"/>
    <w:rsid w:val="00373987"/>
    <w:rsid w:val="00373B66"/>
    <w:rsid w:val="00374FFF"/>
    <w:rsid w:val="00380297"/>
    <w:rsid w:val="0038320D"/>
    <w:rsid w:val="0038381C"/>
    <w:rsid w:val="00383EE8"/>
    <w:rsid w:val="0039095A"/>
    <w:rsid w:val="00392353"/>
    <w:rsid w:val="00397A4D"/>
    <w:rsid w:val="003B1364"/>
    <w:rsid w:val="003B1573"/>
    <w:rsid w:val="003B6878"/>
    <w:rsid w:val="003B6FA7"/>
    <w:rsid w:val="003C11EA"/>
    <w:rsid w:val="003C14EF"/>
    <w:rsid w:val="003C22C2"/>
    <w:rsid w:val="003C540C"/>
    <w:rsid w:val="003C5465"/>
    <w:rsid w:val="003C5E8A"/>
    <w:rsid w:val="003C5F89"/>
    <w:rsid w:val="003C7EDD"/>
    <w:rsid w:val="003D3FE3"/>
    <w:rsid w:val="003D4E39"/>
    <w:rsid w:val="003D581C"/>
    <w:rsid w:val="003D7461"/>
    <w:rsid w:val="003D76D9"/>
    <w:rsid w:val="003E0D41"/>
    <w:rsid w:val="003E2718"/>
    <w:rsid w:val="003E7D78"/>
    <w:rsid w:val="003F1E18"/>
    <w:rsid w:val="003F2198"/>
    <w:rsid w:val="003F5F09"/>
    <w:rsid w:val="003F62AF"/>
    <w:rsid w:val="00401B85"/>
    <w:rsid w:val="00403CA3"/>
    <w:rsid w:val="00404B89"/>
    <w:rsid w:val="00405DBE"/>
    <w:rsid w:val="00410EE6"/>
    <w:rsid w:val="0041385E"/>
    <w:rsid w:val="00414292"/>
    <w:rsid w:val="00415F79"/>
    <w:rsid w:val="00417D8B"/>
    <w:rsid w:val="00417F0E"/>
    <w:rsid w:val="00425BF6"/>
    <w:rsid w:val="004307E8"/>
    <w:rsid w:val="00431F41"/>
    <w:rsid w:val="00432609"/>
    <w:rsid w:val="00437990"/>
    <w:rsid w:val="00440483"/>
    <w:rsid w:val="0045457F"/>
    <w:rsid w:val="00455ACF"/>
    <w:rsid w:val="00455DEF"/>
    <w:rsid w:val="004568D6"/>
    <w:rsid w:val="0046227D"/>
    <w:rsid w:val="0046517A"/>
    <w:rsid w:val="00465196"/>
    <w:rsid w:val="0046682A"/>
    <w:rsid w:val="00470F1F"/>
    <w:rsid w:val="00471C78"/>
    <w:rsid w:val="00472815"/>
    <w:rsid w:val="00472FF7"/>
    <w:rsid w:val="00477F56"/>
    <w:rsid w:val="004804FA"/>
    <w:rsid w:val="0048064E"/>
    <w:rsid w:val="00481059"/>
    <w:rsid w:val="00486629"/>
    <w:rsid w:val="004905A8"/>
    <w:rsid w:val="00490754"/>
    <w:rsid w:val="004911CF"/>
    <w:rsid w:val="00491829"/>
    <w:rsid w:val="00492313"/>
    <w:rsid w:val="004A1D16"/>
    <w:rsid w:val="004A1DFB"/>
    <w:rsid w:val="004A1E47"/>
    <w:rsid w:val="004A29F7"/>
    <w:rsid w:val="004A4516"/>
    <w:rsid w:val="004A548A"/>
    <w:rsid w:val="004A5FB7"/>
    <w:rsid w:val="004B0F5F"/>
    <w:rsid w:val="004B3F70"/>
    <w:rsid w:val="004C0CB6"/>
    <w:rsid w:val="004C5919"/>
    <w:rsid w:val="004C7887"/>
    <w:rsid w:val="004D0CB0"/>
    <w:rsid w:val="004D4281"/>
    <w:rsid w:val="004D4F25"/>
    <w:rsid w:val="004D6DFE"/>
    <w:rsid w:val="004E2E3C"/>
    <w:rsid w:val="004E4A1E"/>
    <w:rsid w:val="004E50F1"/>
    <w:rsid w:val="004E5301"/>
    <w:rsid w:val="004E592A"/>
    <w:rsid w:val="004E74A4"/>
    <w:rsid w:val="004F0684"/>
    <w:rsid w:val="004F1531"/>
    <w:rsid w:val="004F4865"/>
    <w:rsid w:val="004F56B2"/>
    <w:rsid w:val="004F56C2"/>
    <w:rsid w:val="004F57FB"/>
    <w:rsid w:val="004F76B1"/>
    <w:rsid w:val="0050027D"/>
    <w:rsid w:val="00503026"/>
    <w:rsid w:val="005037D5"/>
    <w:rsid w:val="00506374"/>
    <w:rsid w:val="005138AE"/>
    <w:rsid w:val="005140C8"/>
    <w:rsid w:val="0051698E"/>
    <w:rsid w:val="00521B9C"/>
    <w:rsid w:val="0052260E"/>
    <w:rsid w:val="005253C7"/>
    <w:rsid w:val="00527678"/>
    <w:rsid w:val="00534356"/>
    <w:rsid w:val="005344A6"/>
    <w:rsid w:val="00536B90"/>
    <w:rsid w:val="00537D64"/>
    <w:rsid w:val="005402FD"/>
    <w:rsid w:val="00541B90"/>
    <w:rsid w:val="00545080"/>
    <w:rsid w:val="005459A8"/>
    <w:rsid w:val="00547D0D"/>
    <w:rsid w:val="00550513"/>
    <w:rsid w:val="0055220B"/>
    <w:rsid w:val="00552C3A"/>
    <w:rsid w:val="00554119"/>
    <w:rsid w:val="00560B52"/>
    <w:rsid w:val="00563E6F"/>
    <w:rsid w:val="005653EF"/>
    <w:rsid w:val="005659D5"/>
    <w:rsid w:val="005664F2"/>
    <w:rsid w:val="00570392"/>
    <w:rsid w:val="00570AB0"/>
    <w:rsid w:val="005729AC"/>
    <w:rsid w:val="00573F04"/>
    <w:rsid w:val="00574176"/>
    <w:rsid w:val="00586AB9"/>
    <w:rsid w:val="00590F1E"/>
    <w:rsid w:val="00590F89"/>
    <w:rsid w:val="00594988"/>
    <w:rsid w:val="005960EC"/>
    <w:rsid w:val="00597B14"/>
    <w:rsid w:val="00597F78"/>
    <w:rsid w:val="005A1DD8"/>
    <w:rsid w:val="005A62D9"/>
    <w:rsid w:val="005A7C5F"/>
    <w:rsid w:val="005B016F"/>
    <w:rsid w:val="005C3D3F"/>
    <w:rsid w:val="005C5553"/>
    <w:rsid w:val="005C57C0"/>
    <w:rsid w:val="005C6832"/>
    <w:rsid w:val="005D0B5C"/>
    <w:rsid w:val="005D1CAE"/>
    <w:rsid w:val="005D2624"/>
    <w:rsid w:val="005D4233"/>
    <w:rsid w:val="005D7FF5"/>
    <w:rsid w:val="005E459C"/>
    <w:rsid w:val="005E6B3D"/>
    <w:rsid w:val="005E7FDE"/>
    <w:rsid w:val="005F11E9"/>
    <w:rsid w:val="005F4E72"/>
    <w:rsid w:val="005F76E8"/>
    <w:rsid w:val="0060522F"/>
    <w:rsid w:val="0060771C"/>
    <w:rsid w:val="00607AFE"/>
    <w:rsid w:val="006104F2"/>
    <w:rsid w:val="00611443"/>
    <w:rsid w:val="00612A99"/>
    <w:rsid w:val="00612E09"/>
    <w:rsid w:val="00612E60"/>
    <w:rsid w:val="00613274"/>
    <w:rsid w:val="006137B1"/>
    <w:rsid w:val="00614DE7"/>
    <w:rsid w:val="0061697B"/>
    <w:rsid w:val="00616E0C"/>
    <w:rsid w:val="006206CF"/>
    <w:rsid w:val="006261C2"/>
    <w:rsid w:val="00632472"/>
    <w:rsid w:val="00637919"/>
    <w:rsid w:val="00645F84"/>
    <w:rsid w:val="00647E39"/>
    <w:rsid w:val="00655997"/>
    <w:rsid w:val="00657EA5"/>
    <w:rsid w:val="00663646"/>
    <w:rsid w:val="006645F2"/>
    <w:rsid w:val="006725E8"/>
    <w:rsid w:val="0067290B"/>
    <w:rsid w:val="00676E4E"/>
    <w:rsid w:val="00677777"/>
    <w:rsid w:val="006816B5"/>
    <w:rsid w:val="0068345D"/>
    <w:rsid w:val="00683C4C"/>
    <w:rsid w:val="006844C2"/>
    <w:rsid w:val="00684FF7"/>
    <w:rsid w:val="00685968"/>
    <w:rsid w:val="00692386"/>
    <w:rsid w:val="0069523E"/>
    <w:rsid w:val="006A3876"/>
    <w:rsid w:val="006A49CE"/>
    <w:rsid w:val="006A510F"/>
    <w:rsid w:val="006A530C"/>
    <w:rsid w:val="006A5A71"/>
    <w:rsid w:val="006A751F"/>
    <w:rsid w:val="006A7BE0"/>
    <w:rsid w:val="006B00CC"/>
    <w:rsid w:val="006B033C"/>
    <w:rsid w:val="006B71A6"/>
    <w:rsid w:val="006C0DA1"/>
    <w:rsid w:val="006C23B9"/>
    <w:rsid w:val="006D0259"/>
    <w:rsid w:val="006D0261"/>
    <w:rsid w:val="006D0A04"/>
    <w:rsid w:val="006D2683"/>
    <w:rsid w:val="006E26A5"/>
    <w:rsid w:val="006E360B"/>
    <w:rsid w:val="006E3D63"/>
    <w:rsid w:val="006E4035"/>
    <w:rsid w:val="006E5068"/>
    <w:rsid w:val="006E716D"/>
    <w:rsid w:val="006F0FF6"/>
    <w:rsid w:val="006F2C22"/>
    <w:rsid w:val="006F46DF"/>
    <w:rsid w:val="00702563"/>
    <w:rsid w:val="00704376"/>
    <w:rsid w:val="00706C79"/>
    <w:rsid w:val="00707C00"/>
    <w:rsid w:val="007120D8"/>
    <w:rsid w:val="00714229"/>
    <w:rsid w:val="00714C06"/>
    <w:rsid w:val="007159B8"/>
    <w:rsid w:val="00715FE8"/>
    <w:rsid w:val="007165A7"/>
    <w:rsid w:val="0071716D"/>
    <w:rsid w:val="0072053E"/>
    <w:rsid w:val="00724550"/>
    <w:rsid w:val="00724C60"/>
    <w:rsid w:val="007252EF"/>
    <w:rsid w:val="00727BE9"/>
    <w:rsid w:val="00730B50"/>
    <w:rsid w:val="00733C85"/>
    <w:rsid w:val="007372CA"/>
    <w:rsid w:val="00744194"/>
    <w:rsid w:val="00746107"/>
    <w:rsid w:val="0074643F"/>
    <w:rsid w:val="00747D79"/>
    <w:rsid w:val="00750A9E"/>
    <w:rsid w:val="00750EC2"/>
    <w:rsid w:val="00751385"/>
    <w:rsid w:val="007528F5"/>
    <w:rsid w:val="00754A35"/>
    <w:rsid w:val="0075588B"/>
    <w:rsid w:val="00760348"/>
    <w:rsid w:val="007670AB"/>
    <w:rsid w:val="00772523"/>
    <w:rsid w:val="00775B38"/>
    <w:rsid w:val="007800D6"/>
    <w:rsid w:val="00780B4A"/>
    <w:rsid w:val="0078263B"/>
    <w:rsid w:val="00782D21"/>
    <w:rsid w:val="007837D2"/>
    <w:rsid w:val="0078595E"/>
    <w:rsid w:val="00787BC1"/>
    <w:rsid w:val="007921E0"/>
    <w:rsid w:val="00793E54"/>
    <w:rsid w:val="0079617E"/>
    <w:rsid w:val="00796CED"/>
    <w:rsid w:val="007976C6"/>
    <w:rsid w:val="00797EA7"/>
    <w:rsid w:val="007A4776"/>
    <w:rsid w:val="007A63CB"/>
    <w:rsid w:val="007A6D8B"/>
    <w:rsid w:val="007A7926"/>
    <w:rsid w:val="007B0753"/>
    <w:rsid w:val="007B0768"/>
    <w:rsid w:val="007B52FA"/>
    <w:rsid w:val="007B557B"/>
    <w:rsid w:val="007C289A"/>
    <w:rsid w:val="007C2CEF"/>
    <w:rsid w:val="007C374F"/>
    <w:rsid w:val="007C613C"/>
    <w:rsid w:val="007C72F7"/>
    <w:rsid w:val="007C7E4A"/>
    <w:rsid w:val="007D10B3"/>
    <w:rsid w:val="007D22F8"/>
    <w:rsid w:val="007D6C1D"/>
    <w:rsid w:val="007D7086"/>
    <w:rsid w:val="007E00AB"/>
    <w:rsid w:val="007E0B38"/>
    <w:rsid w:val="007E230B"/>
    <w:rsid w:val="007E305F"/>
    <w:rsid w:val="007E3455"/>
    <w:rsid w:val="007E3748"/>
    <w:rsid w:val="007E4734"/>
    <w:rsid w:val="007E53B8"/>
    <w:rsid w:val="00801DFD"/>
    <w:rsid w:val="00802E4B"/>
    <w:rsid w:val="00805B3E"/>
    <w:rsid w:val="00806AB3"/>
    <w:rsid w:val="00810493"/>
    <w:rsid w:val="008109CC"/>
    <w:rsid w:val="00811B6E"/>
    <w:rsid w:val="008121A0"/>
    <w:rsid w:val="008143BE"/>
    <w:rsid w:val="008152B3"/>
    <w:rsid w:val="00820E54"/>
    <w:rsid w:val="00821651"/>
    <w:rsid w:val="00825FD7"/>
    <w:rsid w:val="0082635D"/>
    <w:rsid w:val="00827324"/>
    <w:rsid w:val="00827CC0"/>
    <w:rsid w:val="00836544"/>
    <w:rsid w:val="008420E8"/>
    <w:rsid w:val="008431D6"/>
    <w:rsid w:val="0084337B"/>
    <w:rsid w:val="008448B6"/>
    <w:rsid w:val="00845C5D"/>
    <w:rsid w:val="0085202D"/>
    <w:rsid w:val="0085244A"/>
    <w:rsid w:val="008533A2"/>
    <w:rsid w:val="0085472E"/>
    <w:rsid w:val="00854902"/>
    <w:rsid w:val="0085691C"/>
    <w:rsid w:val="008571EB"/>
    <w:rsid w:val="0085733D"/>
    <w:rsid w:val="00860B4E"/>
    <w:rsid w:val="00860E9D"/>
    <w:rsid w:val="00862E66"/>
    <w:rsid w:val="00863A6E"/>
    <w:rsid w:val="008737FD"/>
    <w:rsid w:val="00874E88"/>
    <w:rsid w:val="008758AC"/>
    <w:rsid w:val="00877D42"/>
    <w:rsid w:val="00880AE9"/>
    <w:rsid w:val="00880C9E"/>
    <w:rsid w:val="00885F49"/>
    <w:rsid w:val="00886B7E"/>
    <w:rsid w:val="00886BAE"/>
    <w:rsid w:val="00887339"/>
    <w:rsid w:val="00890224"/>
    <w:rsid w:val="0089147B"/>
    <w:rsid w:val="008928C5"/>
    <w:rsid w:val="0089442C"/>
    <w:rsid w:val="0089549C"/>
    <w:rsid w:val="00896D71"/>
    <w:rsid w:val="00896F34"/>
    <w:rsid w:val="008979E8"/>
    <w:rsid w:val="008A574A"/>
    <w:rsid w:val="008A5C5E"/>
    <w:rsid w:val="008B19C2"/>
    <w:rsid w:val="008B1EE0"/>
    <w:rsid w:val="008B209C"/>
    <w:rsid w:val="008B2CF9"/>
    <w:rsid w:val="008B2F62"/>
    <w:rsid w:val="008B5208"/>
    <w:rsid w:val="008B546E"/>
    <w:rsid w:val="008B7470"/>
    <w:rsid w:val="008C1C73"/>
    <w:rsid w:val="008C2ACB"/>
    <w:rsid w:val="008C39DE"/>
    <w:rsid w:val="008C73D8"/>
    <w:rsid w:val="008C7554"/>
    <w:rsid w:val="008D2F9D"/>
    <w:rsid w:val="008D3845"/>
    <w:rsid w:val="008D400A"/>
    <w:rsid w:val="008D4BCB"/>
    <w:rsid w:val="008D572E"/>
    <w:rsid w:val="008D5DE6"/>
    <w:rsid w:val="008D6B05"/>
    <w:rsid w:val="008D767A"/>
    <w:rsid w:val="008E0FFA"/>
    <w:rsid w:val="008E11C5"/>
    <w:rsid w:val="008E1428"/>
    <w:rsid w:val="008E21B0"/>
    <w:rsid w:val="008E5DA9"/>
    <w:rsid w:val="008E7E1E"/>
    <w:rsid w:val="008F03FF"/>
    <w:rsid w:val="008F3F58"/>
    <w:rsid w:val="008F5E4F"/>
    <w:rsid w:val="0090012B"/>
    <w:rsid w:val="00901943"/>
    <w:rsid w:val="00902B66"/>
    <w:rsid w:val="00902D53"/>
    <w:rsid w:val="00904776"/>
    <w:rsid w:val="00907B04"/>
    <w:rsid w:val="009120AB"/>
    <w:rsid w:val="00914C29"/>
    <w:rsid w:val="00915FD1"/>
    <w:rsid w:val="00917A2F"/>
    <w:rsid w:val="0092025C"/>
    <w:rsid w:val="00920C8A"/>
    <w:rsid w:val="009319D2"/>
    <w:rsid w:val="00933738"/>
    <w:rsid w:val="0094198A"/>
    <w:rsid w:val="009454AD"/>
    <w:rsid w:val="00946F1F"/>
    <w:rsid w:val="0094761B"/>
    <w:rsid w:val="0095011D"/>
    <w:rsid w:val="009501AA"/>
    <w:rsid w:val="00950295"/>
    <w:rsid w:val="00952A7A"/>
    <w:rsid w:val="009543DA"/>
    <w:rsid w:val="009557D3"/>
    <w:rsid w:val="00956786"/>
    <w:rsid w:val="009578D2"/>
    <w:rsid w:val="00960263"/>
    <w:rsid w:val="00961879"/>
    <w:rsid w:val="00961AB0"/>
    <w:rsid w:val="0096285B"/>
    <w:rsid w:val="009638BF"/>
    <w:rsid w:val="00964078"/>
    <w:rsid w:val="00966040"/>
    <w:rsid w:val="0097261F"/>
    <w:rsid w:val="009750FF"/>
    <w:rsid w:val="00975BFD"/>
    <w:rsid w:val="00977C77"/>
    <w:rsid w:val="00981448"/>
    <w:rsid w:val="009823EE"/>
    <w:rsid w:val="00983473"/>
    <w:rsid w:val="00983A71"/>
    <w:rsid w:val="0098451A"/>
    <w:rsid w:val="00986462"/>
    <w:rsid w:val="00986E36"/>
    <w:rsid w:val="00986E7A"/>
    <w:rsid w:val="00987583"/>
    <w:rsid w:val="00987721"/>
    <w:rsid w:val="00990AC6"/>
    <w:rsid w:val="00992183"/>
    <w:rsid w:val="00993E9E"/>
    <w:rsid w:val="00995087"/>
    <w:rsid w:val="00997603"/>
    <w:rsid w:val="009A2156"/>
    <w:rsid w:val="009B15E7"/>
    <w:rsid w:val="009B5B35"/>
    <w:rsid w:val="009B656F"/>
    <w:rsid w:val="009B778C"/>
    <w:rsid w:val="009C01C6"/>
    <w:rsid w:val="009C070A"/>
    <w:rsid w:val="009C12C9"/>
    <w:rsid w:val="009C6A70"/>
    <w:rsid w:val="009C73F5"/>
    <w:rsid w:val="009C799B"/>
    <w:rsid w:val="009D0BBF"/>
    <w:rsid w:val="009D0DA6"/>
    <w:rsid w:val="009D0EC3"/>
    <w:rsid w:val="009D0FBA"/>
    <w:rsid w:val="009D174F"/>
    <w:rsid w:val="009D1DD5"/>
    <w:rsid w:val="009D2729"/>
    <w:rsid w:val="009D65B3"/>
    <w:rsid w:val="009D74A8"/>
    <w:rsid w:val="009E173B"/>
    <w:rsid w:val="009E2B18"/>
    <w:rsid w:val="009E2BC2"/>
    <w:rsid w:val="009E3B77"/>
    <w:rsid w:val="009E4FA4"/>
    <w:rsid w:val="009F07F8"/>
    <w:rsid w:val="009F0DE0"/>
    <w:rsid w:val="009F47FC"/>
    <w:rsid w:val="00A0572E"/>
    <w:rsid w:val="00A05B71"/>
    <w:rsid w:val="00A107A1"/>
    <w:rsid w:val="00A118C7"/>
    <w:rsid w:val="00A11A0C"/>
    <w:rsid w:val="00A13F29"/>
    <w:rsid w:val="00A17B1D"/>
    <w:rsid w:val="00A217B1"/>
    <w:rsid w:val="00A22B6D"/>
    <w:rsid w:val="00A24C34"/>
    <w:rsid w:val="00A26BA1"/>
    <w:rsid w:val="00A309DC"/>
    <w:rsid w:val="00A337AC"/>
    <w:rsid w:val="00A35288"/>
    <w:rsid w:val="00A35664"/>
    <w:rsid w:val="00A362B0"/>
    <w:rsid w:val="00A42789"/>
    <w:rsid w:val="00A44B86"/>
    <w:rsid w:val="00A46C84"/>
    <w:rsid w:val="00A52BBF"/>
    <w:rsid w:val="00A536AA"/>
    <w:rsid w:val="00A60ECE"/>
    <w:rsid w:val="00A60FB3"/>
    <w:rsid w:val="00A61111"/>
    <w:rsid w:val="00A6475D"/>
    <w:rsid w:val="00A66F4A"/>
    <w:rsid w:val="00A7012A"/>
    <w:rsid w:val="00A7189E"/>
    <w:rsid w:val="00A746BD"/>
    <w:rsid w:val="00A74FCB"/>
    <w:rsid w:val="00A77B6B"/>
    <w:rsid w:val="00A80070"/>
    <w:rsid w:val="00A82210"/>
    <w:rsid w:val="00A863DA"/>
    <w:rsid w:val="00A936EE"/>
    <w:rsid w:val="00AA171B"/>
    <w:rsid w:val="00AB3D4F"/>
    <w:rsid w:val="00AB4DE3"/>
    <w:rsid w:val="00AB7579"/>
    <w:rsid w:val="00AC2BD2"/>
    <w:rsid w:val="00AC546D"/>
    <w:rsid w:val="00AC6277"/>
    <w:rsid w:val="00AC6278"/>
    <w:rsid w:val="00AD17B1"/>
    <w:rsid w:val="00AD1C28"/>
    <w:rsid w:val="00AD477A"/>
    <w:rsid w:val="00AD52C1"/>
    <w:rsid w:val="00AD52CD"/>
    <w:rsid w:val="00AD685A"/>
    <w:rsid w:val="00AE1BB2"/>
    <w:rsid w:val="00AE2BF2"/>
    <w:rsid w:val="00AE2C8D"/>
    <w:rsid w:val="00AF2099"/>
    <w:rsid w:val="00AF212A"/>
    <w:rsid w:val="00AF2CFD"/>
    <w:rsid w:val="00AF4FC9"/>
    <w:rsid w:val="00AF58B2"/>
    <w:rsid w:val="00AF605F"/>
    <w:rsid w:val="00B0114F"/>
    <w:rsid w:val="00B01750"/>
    <w:rsid w:val="00B022A7"/>
    <w:rsid w:val="00B0394A"/>
    <w:rsid w:val="00B041D8"/>
    <w:rsid w:val="00B1641F"/>
    <w:rsid w:val="00B172A5"/>
    <w:rsid w:val="00B20881"/>
    <w:rsid w:val="00B24638"/>
    <w:rsid w:val="00B25F33"/>
    <w:rsid w:val="00B26A44"/>
    <w:rsid w:val="00B31DB9"/>
    <w:rsid w:val="00B337A8"/>
    <w:rsid w:val="00B34AA8"/>
    <w:rsid w:val="00B34ACB"/>
    <w:rsid w:val="00B377B9"/>
    <w:rsid w:val="00B379AF"/>
    <w:rsid w:val="00B41EEF"/>
    <w:rsid w:val="00B4211C"/>
    <w:rsid w:val="00B4483D"/>
    <w:rsid w:val="00B45C2E"/>
    <w:rsid w:val="00B45D2E"/>
    <w:rsid w:val="00B46DA6"/>
    <w:rsid w:val="00B5174B"/>
    <w:rsid w:val="00B51FD8"/>
    <w:rsid w:val="00B52B66"/>
    <w:rsid w:val="00B5420A"/>
    <w:rsid w:val="00B56E00"/>
    <w:rsid w:val="00B577D0"/>
    <w:rsid w:val="00B61446"/>
    <w:rsid w:val="00B70A2E"/>
    <w:rsid w:val="00B71943"/>
    <w:rsid w:val="00B7350D"/>
    <w:rsid w:val="00B7679E"/>
    <w:rsid w:val="00B80893"/>
    <w:rsid w:val="00B8157D"/>
    <w:rsid w:val="00B84CBA"/>
    <w:rsid w:val="00B8566A"/>
    <w:rsid w:val="00B86CA4"/>
    <w:rsid w:val="00B87629"/>
    <w:rsid w:val="00B90B69"/>
    <w:rsid w:val="00B92C72"/>
    <w:rsid w:val="00B94605"/>
    <w:rsid w:val="00B948A1"/>
    <w:rsid w:val="00B977D4"/>
    <w:rsid w:val="00BA04D0"/>
    <w:rsid w:val="00BA0B14"/>
    <w:rsid w:val="00BA3834"/>
    <w:rsid w:val="00BA3B3C"/>
    <w:rsid w:val="00BA461E"/>
    <w:rsid w:val="00BA5770"/>
    <w:rsid w:val="00BA710C"/>
    <w:rsid w:val="00BA7EBB"/>
    <w:rsid w:val="00BB3181"/>
    <w:rsid w:val="00BB5C9B"/>
    <w:rsid w:val="00BC6002"/>
    <w:rsid w:val="00BC6347"/>
    <w:rsid w:val="00BC76BD"/>
    <w:rsid w:val="00BC7CFE"/>
    <w:rsid w:val="00BC7D73"/>
    <w:rsid w:val="00BD1466"/>
    <w:rsid w:val="00BD5739"/>
    <w:rsid w:val="00BD704F"/>
    <w:rsid w:val="00BD741E"/>
    <w:rsid w:val="00BE0CE0"/>
    <w:rsid w:val="00BE2886"/>
    <w:rsid w:val="00BE5197"/>
    <w:rsid w:val="00BE7C14"/>
    <w:rsid w:val="00BF1084"/>
    <w:rsid w:val="00BF3870"/>
    <w:rsid w:val="00C0163B"/>
    <w:rsid w:val="00C02787"/>
    <w:rsid w:val="00C033EB"/>
    <w:rsid w:val="00C055AB"/>
    <w:rsid w:val="00C06212"/>
    <w:rsid w:val="00C06D74"/>
    <w:rsid w:val="00C0794E"/>
    <w:rsid w:val="00C07F2B"/>
    <w:rsid w:val="00C10EAB"/>
    <w:rsid w:val="00C11040"/>
    <w:rsid w:val="00C11478"/>
    <w:rsid w:val="00C20609"/>
    <w:rsid w:val="00C207C2"/>
    <w:rsid w:val="00C21442"/>
    <w:rsid w:val="00C22731"/>
    <w:rsid w:val="00C22855"/>
    <w:rsid w:val="00C24819"/>
    <w:rsid w:val="00C24E81"/>
    <w:rsid w:val="00C27F3C"/>
    <w:rsid w:val="00C32571"/>
    <w:rsid w:val="00C36160"/>
    <w:rsid w:val="00C363B6"/>
    <w:rsid w:val="00C3640F"/>
    <w:rsid w:val="00C36B89"/>
    <w:rsid w:val="00C43C98"/>
    <w:rsid w:val="00C448F5"/>
    <w:rsid w:val="00C4600A"/>
    <w:rsid w:val="00C512A7"/>
    <w:rsid w:val="00C53449"/>
    <w:rsid w:val="00C54335"/>
    <w:rsid w:val="00C55128"/>
    <w:rsid w:val="00C55E7B"/>
    <w:rsid w:val="00C60552"/>
    <w:rsid w:val="00C616A9"/>
    <w:rsid w:val="00C63389"/>
    <w:rsid w:val="00C70EB7"/>
    <w:rsid w:val="00C71696"/>
    <w:rsid w:val="00C7401E"/>
    <w:rsid w:val="00C751E4"/>
    <w:rsid w:val="00C81AE6"/>
    <w:rsid w:val="00C81DEC"/>
    <w:rsid w:val="00C8458B"/>
    <w:rsid w:val="00C85BAA"/>
    <w:rsid w:val="00C871E8"/>
    <w:rsid w:val="00C905F2"/>
    <w:rsid w:val="00C907CA"/>
    <w:rsid w:val="00C90A3A"/>
    <w:rsid w:val="00C92641"/>
    <w:rsid w:val="00C928F2"/>
    <w:rsid w:val="00CA1D7F"/>
    <w:rsid w:val="00CA3998"/>
    <w:rsid w:val="00CA492C"/>
    <w:rsid w:val="00CA4DD8"/>
    <w:rsid w:val="00CA69E7"/>
    <w:rsid w:val="00CA7E80"/>
    <w:rsid w:val="00CA7FF3"/>
    <w:rsid w:val="00CB19EE"/>
    <w:rsid w:val="00CB2196"/>
    <w:rsid w:val="00CB3139"/>
    <w:rsid w:val="00CB526A"/>
    <w:rsid w:val="00CC0FB3"/>
    <w:rsid w:val="00CC107F"/>
    <w:rsid w:val="00CC1ABD"/>
    <w:rsid w:val="00CC22D2"/>
    <w:rsid w:val="00CC4C76"/>
    <w:rsid w:val="00CC6766"/>
    <w:rsid w:val="00CC794C"/>
    <w:rsid w:val="00CD0E59"/>
    <w:rsid w:val="00CD252D"/>
    <w:rsid w:val="00CD34C6"/>
    <w:rsid w:val="00CD375F"/>
    <w:rsid w:val="00CD5BBA"/>
    <w:rsid w:val="00CD6360"/>
    <w:rsid w:val="00CE264B"/>
    <w:rsid w:val="00CE469F"/>
    <w:rsid w:val="00CE770E"/>
    <w:rsid w:val="00CF0ADF"/>
    <w:rsid w:val="00CF2B8E"/>
    <w:rsid w:val="00CF2FB4"/>
    <w:rsid w:val="00CF6015"/>
    <w:rsid w:val="00CF619B"/>
    <w:rsid w:val="00D0044A"/>
    <w:rsid w:val="00D01B80"/>
    <w:rsid w:val="00D034D0"/>
    <w:rsid w:val="00D040FA"/>
    <w:rsid w:val="00D0471A"/>
    <w:rsid w:val="00D069A6"/>
    <w:rsid w:val="00D06DEA"/>
    <w:rsid w:val="00D07EFB"/>
    <w:rsid w:val="00D12300"/>
    <w:rsid w:val="00D1244A"/>
    <w:rsid w:val="00D14809"/>
    <w:rsid w:val="00D15CF9"/>
    <w:rsid w:val="00D22338"/>
    <w:rsid w:val="00D2269C"/>
    <w:rsid w:val="00D22976"/>
    <w:rsid w:val="00D238C7"/>
    <w:rsid w:val="00D35F4C"/>
    <w:rsid w:val="00D36281"/>
    <w:rsid w:val="00D40EA2"/>
    <w:rsid w:val="00D44230"/>
    <w:rsid w:val="00D459DE"/>
    <w:rsid w:val="00D466E4"/>
    <w:rsid w:val="00D510FB"/>
    <w:rsid w:val="00D5120C"/>
    <w:rsid w:val="00D563A1"/>
    <w:rsid w:val="00D601F0"/>
    <w:rsid w:val="00D60B16"/>
    <w:rsid w:val="00D61901"/>
    <w:rsid w:val="00D74817"/>
    <w:rsid w:val="00D75A30"/>
    <w:rsid w:val="00D76A02"/>
    <w:rsid w:val="00D80D33"/>
    <w:rsid w:val="00D81543"/>
    <w:rsid w:val="00D83AF5"/>
    <w:rsid w:val="00D8605C"/>
    <w:rsid w:val="00D8610F"/>
    <w:rsid w:val="00D8749C"/>
    <w:rsid w:val="00D877D1"/>
    <w:rsid w:val="00D90CA6"/>
    <w:rsid w:val="00D90ECC"/>
    <w:rsid w:val="00D914AD"/>
    <w:rsid w:val="00D949A0"/>
    <w:rsid w:val="00D950B9"/>
    <w:rsid w:val="00D973DA"/>
    <w:rsid w:val="00DA1373"/>
    <w:rsid w:val="00DA17E4"/>
    <w:rsid w:val="00DA43AD"/>
    <w:rsid w:val="00DA495B"/>
    <w:rsid w:val="00DB644B"/>
    <w:rsid w:val="00DB6734"/>
    <w:rsid w:val="00DB7B94"/>
    <w:rsid w:val="00DC2AB8"/>
    <w:rsid w:val="00DC31A8"/>
    <w:rsid w:val="00DC34C5"/>
    <w:rsid w:val="00DC4A1D"/>
    <w:rsid w:val="00DC5201"/>
    <w:rsid w:val="00DC7437"/>
    <w:rsid w:val="00DD142A"/>
    <w:rsid w:val="00DD2D3D"/>
    <w:rsid w:val="00DD3FC7"/>
    <w:rsid w:val="00DD4978"/>
    <w:rsid w:val="00DE0955"/>
    <w:rsid w:val="00DE22D1"/>
    <w:rsid w:val="00DE2C59"/>
    <w:rsid w:val="00DE3268"/>
    <w:rsid w:val="00DE488D"/>
    <w:rsid w:val="00DE58EB"/>
    <w:rsid w:val="00DE59D9"/>
    <w:rsid w:val="00DE76E7"/>
    <w:rsid w:val="00DF274E"/>
    <w:rsid w:val="00DF3903"/>
    <w:rsid w:val="00E004CB"/>
    <w:rsid w:val="00E02492"/>
    <w:rsid w:val="00E027F4"/>
    <w:rsid w:val="00E11C1F"/>
    <w:rsid w:val="00E1332B"/>
    <w:rsid w:val="00E206F8"/>
    <w:rsid w:val="00E22770"/>
    <w:rsid w:val="00E24002"/>
    <w:rsid w:val="00E2571F"/>
    <w:rsid w:val="00E27058"/>
    <w:rsid w:val="00E278E3"/>
    <w:rsid w:val="00E30194"/>
    <w:rsid w:val="00E3399B"/>
    <w:rsid w:val="00E3792B"/>
    <w:rsid w:val="00E40142"/>
    <w:rsid w:val="00E433B6"/>
    <w:rsid w:val="00E447E6"/>
    <w:rsid w:val="00E4531D"/>
    <w:rsid w:val="00E51FB0"/>
    <w:rsid w:val="00E52187"/>
    <w:rsid w:val="00E53C79"/>
    <w:rsid w:val="00E56525"/>
    <w:rsid w:val="00E5788E"/>
    <w:rsid w:val="00E6015C"/>
    <w:rsid w:val="00E613C1"/>
    <w:rsid w:val="00E64053"/>
    <w:rsid w:val="00E66A34"/>
    <w:rsid w:val="00E66A88"/>
    <w:rsid w:val="00E702A4"/>
    <w:rsid w:val="00E70367"/>
    <w:rsid w:val="00E730D7"/>
    <w:rsid w:val="00E7405F"/>
    <w:rsid w:val="00E7549C"/>
    <w:rsid w:val="00E77754"/>
    <w:rsid w:val="00E840A7"/>
    <w:rsid w:val="00E858FE"/>
    <w:rsid w:val="00E87524"/>
    <w:rsid w:val="00EA0782"/>
    <w:rsid w:val="00EA16AC"/>
    <w:rsid w:val="00EA17E0"/>
    <w:rsid w:val="00EA4E38"/>
    <w:rsid w:val="00EA5BCA"/>
    <w:rsid w:val="00EB03DA"/>
    <w:rsid w:val="00EB13D3"/>
    <w:rsid w:val="00EB2A7D"/>
    <w:rsid w:val="00EB31CA"/>
    <w:rsid w:val="00EB3E93"/>
    <w:rsid w:val="00EB758E"/>
    <w:rsid w:val="00EB7E41"/>
    <w:rsid w:val="00EC4AAE"/>
    <w:rsid w:val="00ED1A21"/>
    <w:rsid w:val="00ED1C5B"/>
    <w:rsid w:val="00ED2BEA"/>
    <w:rsid w:val="00ED2F56"/>
    <w:rsid w:val="00ED4524"/>
    <w:rsid w:val="00ED536F"/>
    <w:rsid w:val="00ED583F"/>
    <w:rsid w:val="00ED6EE6"/>
    <w:rsid w:val="00EE0035"/>
    <w:rsid w:val="00EE236F"/>
    <w:rsid w:val="00EE5241"/>
    <w:rsid w:val="00EE6A5C"/>
    <w:rsid w:val="00EE6C38"/>
    <w:rsid w:val="00EE76A3"/>
    <w:rsid w:val="00EF2F93"/>
    <w:rsid w:val="00EF3276"/>
    <w:rsid w:val="00EF4A08"/>
    <w:rsid w:val="00EF4B98"/>
    <w:rsid w:val="00EF5805"/>
    <w:rsid w:val="00F00392"/>
    <w:rsid w:val="00F00E93"/>
    <w:rsid w:val="00F01A0D"/>
    <w:rsid w:val="00F01AD2"/>
    <w:rsid w:val="00F03EE9"/>
    <w:rsid w:val="00F04970"/>
    <w:rsid w:val="00F13D04"/>
    <w:rsid w:val="00F14100"/>
    <w:rsid w:val="00F14310"/>
    <w:rsid w:val="00F15492"/>
    <w:rsid w:val="00F15653"/>
    <w:rsid w:val="00F21F31"/>
    <w:rsid w:val="00F220AE"/>
    <w:rsid w:val="00F23F6D"/>
    <w:rsid w:val="00F23FF8"/>
    <w:rsid w:val="00F2480C"/>
    <w:rsid w:val="00F250AA"/>
    <w:rsid w:val="00F26188"/>
    <w:rsid w:val="00F3048B"/>
    <w:rsid w:val="00F342FB"/>
    <w:rsid w:val="00F37A0D"/>
    <w:rsid w:val="00F429A3"/>
    <w:rsid w:val="00F43234"/>
    <w:rsid w:val="00F4480E"/>
    <w:rsid w:val="00F551F5"/>
    <w:rsid w:val="00F5659B"/>
    <w:rsid w:val="00F57CA6"/>
    <w:rsid w:val="00F60ABC"/>
    <w:rsid w:val="00F620C7"/>
    <w:rsid w:val="00F624D1"/>
    <w:rsid w:val="00F63DC8"/>
    <w:rsid w:val="00F662D7"/>
    <w:rsid w:val="00F6691E"/>
    <w:rsid w:val="00F66FC6"/>
    <w:rsid w:val="00F67C1C"/>
    <w:rsid w:val="00F73766"/>
    <w:rsid w:val="00F73978"/>
    <w:rsid w:val="00F74CB1"/>
    <w:rsid w:val="00F8300E"/>
    <w:rsid w:val="00F84EC7"/>
    <w:rsid w:val="00F85467"/>
    <w:rsid w:val="00F92443"/>
    <w:rsid w:val="00F951B6"/>
    <w:rsid w:val="00F96A75"/>
    <w:rsid w:val="00F96ABA"/>
    <w:rsid w:val="00FA117D"/>
    <w:rsid w:val="00FA4274"/>
    <w:rsid w:val="00FB1B55"/>
    <w:rsid w:val="00FB276A"/>
    <w:rsid w:val="00FB2CE8"/>
    <w:rsid w:val="00FB51CE"/>
    <w:rsid w:val="00FB5EFA"/>
    <w:rsid w:val="00FC39E1"/>
    <w:rsid w:val="00FC3CA0"/>
    <w:rsid w:val="00FD2C79"/>
    <w:rsid w:val="00FD4646"/>
    <w:rsid w:val="00FD5A5B"/>
    <w:rsid w:val="00FD6030"/>
    <w:rsid w:val="00FD6653"/>
    <w:rsid w:val="00FD68A2"/>
    <w:rsid w:val="00FE05B2"/>
    <w:rsid w:val="00FE2151"/>
    <w:rsid w:val="00FF04A2"/>
    <w:rsid w:val="00FF05EF"/>
    <w:rsid w:val="00FF496B"/>
    <w:rsid w:val="00FF5B1C"/>
    <w:rsid w:val="00FF6E56"/>
    <w:rsid w:val="00FF7479"/>
  </w:rsids>
  <m:mathPr>
    <m:mathFont m:val="Cambria Math"/>
    <m:brkBin m:val="before"/>
    <m:brkBinSub m:val="--"/>
    <m:smallFrac m:val="0"/>
    <m:dispDef/>
    <m:lMargin m:val="0"/>
    <m:rMargin m:val="0"/>
    <m:defJc m:val="centerGroup"/>
    <m:wrapIndent m:val="1440"/>
    <m:intLim m:val="subSup"/>
    <m:naryLim m:val="undOvr"/>
  </m:mathPr>
  <w:themeFontLang w:val="uz-Cyrl-UZ"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4C78E33"/>
  <w15:docId w15:val="{AD794E4C-ED23-084E-BE83-0F6B4FAD2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uz-Cyrl-U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581C"/>
  </w:style>
  <w:style w:type="paragraph" w:styleId="Heading1">
    <w:name w:val="heading 1"/>
    <w:basedOn w:val="Normal"/>
    <w:next w:val="Normal"/>
    <w:link w:val="Heading1Char"/>
    <w:uiPriority w:val="9"/>
    <w:qFormat/>
    <w:rsid w:val="008E0FF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FF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0FF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8B546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581C"/>
    <w:pPr>
      <w:ind w:left="720"/>
      <w:contextualSpacing/>
    </w:pPr>
  </w:style>
  <w:style w:type="character" w:styleId="CommentReference">
    <w:name w:val="annotation reference"/>
    <w:basedOn w:val="DefaultParagraphFont"/>
    <w:uiPriority w:val="99"/>
    <w:semiHidden/>
    <w:unhideWhenUsed/>
    <w:rsid w:val="003D581C"/>
    <w:rPr>
      <w:sz w:val="16"/>
      <w:szCs w:val="16"/>
    </w:rPr>
  </w:style>
  <w:style w:type="paragraph" w:styleId="CommentText">
    <w:name w:val="annotation text"/>
    <w:basedOn w:val="Normal"/>
    <w:link w:val="CommentTextChar"/>
    <w:uiPriority w:val="99"/>
    <w:semiHidden/>
    <w:unhideWhenUsed/>
    <w:rsid w:val="003D581C"/>
    <w:rPr>
      <w:sz w:val="20"/>
      <w:szCs w:val="20"/>
    </w:rPr>
  </w:style>
  <w:style w:type="character" w:customStyle="1" w:styleId="CommentTextChar">
    <w:name w:val="Comment Text Char"/>
    <w:basedOn w:val="DefaultParagraphFont"/>
    <w:link w:val="CommentText"/>
    <w:uiPriority w:val="99"/>
    <w:semiHidden/>
    <w:rsid w:val="003D581C"/>
    <w:rPr>
      <w:sz w:val="20"/>
      <w:szCs w:val="20"/>
    </w:rPr>
  </w:style>
  <w:style w:type="paragraph" w:styleId="BalloonText">
    <w:name w:val="Balloon Text"/>
    <w:basedOn w:val="Normal"/>
    <w:link w:val="BalloonTextChar"/>
    <w:uiPriority w:val="99"/>
    <w:semiHidden/>
    <w:unhideWhenUsed/>
    <w:rsid w:val="003D581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D581C"/>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AF605F"/>
    <w:rPr>
      <w:b/>
      <w:bCs/>
    </w:rPr>
  </w:style>
  <w:style w:type="character" w:customStyle="1" w:styleId="CommentSubjectChar">
    <w:name w:val="Comment Subject Char"/>
    <w:basedOn w:val="CommentTextChar"/>
    <w:link w:val="CommentSubject"/>
    <w:uiPriority w:val="99"/>
    <w:semiHidden/>
    <w:rsid w:val="00AF605F"/>
    <w:rPr>
      <w:b/>
      <w:bCs/>
      <w:sz w:val="20"/>
      <w:szCs w:val="20"/>
    </w:rPr>
  </w:style>
  <w:style w:type="table" w:styleId="TableGrid">
    <w:name w:val="Table Grid"/>
    <w:basedOn w:val="TableNormal"/>
    <w:uiPriority w:val="39"/>
    <w:rsid w:val="008C2A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E0FFA"/>
    <w:rPr>
      <w:color w:val="0563C1" w:themeColor="hyperlink"/>
      <w:u w:val="single"/>
    </w:rPr>
  </w:style>
  <w:style w:type="character" w:customStyle="1" w:styleId="Heading1Char">
    <w:name w:val="Heading 1 Char"/>
    <w:basedOn w:val="DefaultParagraphFont"/>
    <w:link w:val="Heading1"/>
    <w:uiPriority w:val="9"/>
    <w:rsid w:val="008E0F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0FF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E0FFA"/>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CD0E59"/>
    <w:pPr>
      <w:tabs>
        <w:tab w:val="center" w:pos="4513"/>
        <w:tab w:val="right" w:pos="9026"/>
      </w:tabs>
    </w:pPr>
  </w:style>
  <w:style w:type="character" w:customStyle="1" w:styleId="HeaderChar">
    <w:name w:val="Header Char"/>
    <w:basedOn w:val="DefaultParagraphFont"/>
    <w:link w:val="Header"/>
    <w:uiPriority w:val="99"/>
    <w:rsid w:val="00CD0E59"/>
  </w:style>
  <w:style w:type="paragraph" w:styleId="Footer">
    <w:name w:val="footer"/>
    <w:basedOn w:val="Normal"/>
    <w:link w:val="FooterChar"/>
    <w:uiPriority w:val="99"/>
    <w:unhideWhenUsed/>
    <w:rsid w:val="00CD0E59"/>
    <w:pPr>
      <w:tabs>
        <w:tab w:val="center" w:pos="4513"/>
        <w:tab w:val="right" w:pos="9026"/>
      </w:tabs>
    </w:pPr>
  </w:style>
  <w:style w:type="character" w:customStyle="1" w:styleId="FooterChar">
    <w:name w:val="Footer Char"/>
    <w:basedOn w:val="DefaultParagraphFont"/>
    <w:link w:val="Footer"/>
    <w:uiPriority w:val="99"/>
    <w:rsid w:val="00CD0E59"/>
  </w:style>
  <w:style w:type="character" w:customStyle="1" w:styleId="Heading4Char">
    <w:name w:val="Heading 4 Char"/>
    <w:basedOn w:val="DefaultParagraphFont"/>
    <w:link w:val="Heading4"/>
    <w:uiPriority w:val="9"/>
    <w:rsid w:val="008B546E"/>
    <w:rPr>
      <w:rFonts w:asciiTheme="majorHAnsi" w:eastAsiaTheme="majorEastAsia" w:hAnsiTheme="majorHAnsi" w:cstheme="majorBidi"/>
      <w:i/>
      <w:iCs/>
      <w:color w:val="2F5496" w:themeColor="accent1" w:themeShade="BF"/>
    </w:rPr>
  </w:style>
  <w:style w:type="paragraph" w:styleId="Revision">
    <w:name w:val="Revision"/>
    <w:hidden/>
    <w:uiPriority w:val="99"/>
    <w:semiHidden/>
    <w:rsid w:val="004905A8"/>
  </w:style>
  <w:style w:type="paragraph" w:styleId="NoSpacing">
    <w:name w:val="No Spacing"/>
    <w:uiPriority w:val="1"/>
    <w:qFormat/>
    <w:rsid w:val="004E592A"/>
  </w:style>
  <w:style w:type="character" w:styleId="UnresolvedMention">
    <w:name w:val="Unresolved Mention"/>
    <w:basedOn w:val="DefaultParagraphFont"/>
    <w:uiPriority w:val="99"/>
    <w:semiHidden/>
    <w:unhideWhenUsed/>
    <w:rsid w:val="00BE5197"/>
    <w:rPr>
      <w:color w:val="605E5C"/>
      <w:shd w:val="clear" w:color="auto" w:fill="E1DFDD"/>
    </w:rPr>
  </w:style>
  <w:style w:type="character" w:styleId="PlaceholderText">
    <w:name w:val="Placeholder Text"/>
    <w:basedOn w:val="DefaultParagraphFont"/>
    <w:uiPriority w:val="99"/>
    <w:semiHidden/>
    <w:rsid w:val="00A746BD"/>
    <w:rPr>
      <w:color w:val="808080"/>
    </w:rPr>
  </w:style>
  <w:style w:type="character" w:styleId="FollowedHyperlink">
    <w:name w:val="FollowedHyperlink"/>
    <w:basedOn w:val="DefaultParagraphFont"/>
    <w:uiPriority w:val="99"/>
    <w:semiHidden/>
    <w:unhideWhenUsed/>
    <w:rsid w:val="00143CBF"/>
    <w:rPr>
      <w:color w:val="954F72" w:themeColor="followedHyperlink"/>
      <w:u w:val="single"/>
    </w:rPr>
  </w:style>
  <w:style w:type="character" w:styleId="Strong">
    <w:name w:val="Strong"/>
    <w:basedOn w:val="DefaultParagraphFont"/>
    <w:uiPriority w:val="22"/>
    <w:qFormat/>
    <w:rsid w:val="0095029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618363">
      <w:bodyDiv w:val="1"/>
      <w:marLeft w:val="0"/>
      <w:marRight w:val="0"/>
      <w:marTop w:val="0"/>
      <w:marBottom w:val="0"/>
      <w:divBdr>
        <w:top w:val="none" w:sz="0" w:space="0" w:color="auto"/>
        <w:left w:val="none" w:sz="0" w:space="0" w:color="auto"/>
        <w:bottom w:val="none" w:sz="0" w:space="0" w:color="auto"/>
        <w:right w:val="none" w:sz="0" w:space="0" w:color="auto"/>
      </w:divBdr>
    </w:div>
    <w:div w:id="39745971">
      <w:bodyDiv w:val="1"/>
      <w:marLeft w:val="0"/>
      <w:marRight w:val="0"/>
      <w:marTop w:val="0"/>
      <w:marBottom w:val="0"/>
      <w:divBdr>
        <w:top w:val="none" w:sz="0" w:space="0" w:color="auto"/>
        <w:left w:val="none" w:sz="0" w:space="0" w:color="auto"/>
        <w:bottom w:val="none" w:sz="0" w:space="0" w:color="auto"/>
        <w:right w:val="none" w:sz="0" w:space="0" w:color="auto"/>
      </w:divBdr>
    </w:div>
    <w:div w:id="482741337">
      <w:bodyDiv w:val="1"/>
      <w:marLeft w:val="0"/>
      <w:marRight w:val="0"/>
      <w:marTop w:val="0"/>
      <w:marBottom w:val="0"/>
      <w:divBdr>
        <w:top w:val="none" w:sz="0" w:space="0" w:color="auto"/>
        <w:left w:val="none" w:sz="0" w:space="0" w:color="auto"/>
        <w:bottom w:val="none" w:sz="0" w:space="0" w:color="auto"/>
        <w:right w:val="none" w:sz="0" w:space="0" w:color="auto"/>
      </w:divBdr>
    </w:div>
    <w:div w:id="1138691651">
      <w:bodyDiv w:val="1"/>
      <w:marLeft w:val="0"/>
      <w:marRight w:val="0"/>
      <w:marTop w:val="0"/>
      <w:marBottom w:val="0"/>
      <w:divBdr>
        <w:top w:val="none" w:sz="0" w:space="0" w:color="auto"/>
        <w:left w:val="none" w:sz="0" w:space="0" w:color="auto"/>
        <w:bottom w:val="none" w:sz="0" w:space="0" w:color="auto"/>
        <w:right w:val="none" w:sz="0" w:space="0" w:color="auto"/>
      </w:divBdr>
    </w:div>
    <w:div w:id="1749156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memory.psych.upenn.edu/Behavioral_toolbox" TargetMode="Externa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jpe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A21E3D-0FB4-2748-9FD2-EBBDA52F6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24</Pages>
  <Words>30184</Words>
  <Characters>172049</Characters>
  <Application>Microsoft Office Word</Application>
  <DocSecurity>0</DocSecurity>
  <Lines>1433</Lines>
  <Paragraphs>403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Peris Yague, Alba</dc:creator>
  <cp:keywords/>
  <dc:description/>
  <cp:lastModifiedBy>Peris Yague, Alba</cp:lastModifiedBy>
  <cp:revision>43</cp:revision>
  <dcterms:created xsi:type="dcterms:W3CDTF">2021-04-14T14:33:00Z</dcterms:created>
  <dcterms:modified xsi:type="dcterms:W3CDTF">2021-05-17T11:13:00Z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http://csl.mendeley.com/styles/68103411/Alba</vt:lpwstr>
  </property>
  <property fmtid="{D5CDD505-2E9C-101B-9397-08002B2CF9AE}" pid="3" name="Mendeley Recent Style Name 0_1">
    <vt:lpwstr>Alba Peris</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http://csl.mendeley.com/styles/68103411/elsevier-harvard</vt:lpwstr>
  </property>
  <property fmtid="{D5CDD505-2E9C-101B-9397-08002B2CF9AE}" pid="13" name="Mendeley Recent Style Name 5_1">
    <vt:lpwstr>Elsevier - Harvard (with titles) - Alba Peris</vt:lpwstr>
  </property>
  <property fmtid="{D5CDD505-2E9C-101B-9397-08002B2CF9AE}" pid="14" name="Mendeley Recent Style Id 6_1">
    <vt:lpwstr>http://www.zotero.org/styles/european-neuropsychopharmacology</vt:lpwstr>
  </property>
  <property fmtid="{D5CDD505-2E9C-101B-9397-08002B2CF9AE}" pid="15" name="Mendeley Recent Style Name 6_1">
    <vt:lpwstr>European Neuropsychopharmacology</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e679f69b-1f3c-3dfe-95f5-ad63a0d55c3a</vt:lpwstr>
  </property>
  <property fmtid="{D5CDD505-2E9C-101B-9397-08002B2CF9AE}" pid="24" name="Mendeley Citation Style_1">
    <vt:lpwstr>http://www.zotero.org/styles/apa</vt:lpwstr>
  </property>
</Properties>
</file>